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51BCB1FC" w14:textId="3D3CC638" w:rsidR="006377A5" w:rsidRDefault="006377A5" w:rsidP="00B648AA">
      <w:pPr>
        <w:pStyle w:val="a5"/>
        <w:spacing w:before="0" w:after="100" w:afterAutospacing="1"/>
        <w:rPr>
          <w:lang w:eastAsia="zh-CN"/>
        </w:rPr>
      </w:pPr>
      <w:r w:rsidRPr="006377A5">
        <w:rPr>
          <w:rFonts w:hint="eastAsia"/>
          <w:lang w:eastAsia="zh-CN"/>
        </w:rPr>
        <w:t>新华健康服务卡</w:t>
      </w:r>
      <w:r w:rsidRPr="006377A5">
        <w:rPr>
          <w:rFonts w:hint="eastAsia"/>
          <w:lang w:eastAsia="zh-CN"/>
        </w:rPr>
        <w:t>-</w:t>
      </w:r>
      <w:r w:rsidRPr="006377A5">
        <w:rPr>
          <w:rFonts w:hint="eastAsia"/>
          <w:lang w:eastAsia="zh-CN"/>
        </w:rPr>
        <w:t>郑州人保专用</w:t>
      </w:r>
    </w:p>
    <w:p w14:paraId="34BD613F" w14:textId="4F04F6C0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6BB5767C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6377A5">
        <w:rPr>
          <w:lang w:eastAsia="zh-CN"/>
        </w:rPr>
        <w:t>0916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698D19E0" w14:textId="23EA199C" w:rsidR="004D1C2F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323" w:history="1">
            <w:r w:rsidR="004D1C2F" w:rsidRPr="008A1221">
              <w:rPr>
                <w:rStyle w:val="a7"/>
              </w:rPr>
              <w:t>1.</w:t>
            </w:r>
            <w:r w:rsidR="004D1C2F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4D1C2F" w:rsidRPr="008A1221">
              <w:rPr>
                <w:rStyle w:val="a7"/>
                <w:lang w:eastAsia="zh-CN"/>
              </w:rPr>
              <w:t>概述</w:t>
            </w:r>
            <w:r w:rsidR="004D1C2F">
              <w:rPr>
                <w:webHidden/>
              </w:rPr>
              <w:tab/>
            </w:r>
            <w:r w:rsidR="004D1C2F">
              <w:rPr>
                <w:webHidden/>
              </w:rPr>
              <w:fldChar w:fldCharType="begin"/>
            </w:r>
            <w:r w:rsidR="004D1C2F">
              <w:rPr>
                <w:webHidden/>
              </w:rPr>
              <w:instrText xml:space="preserve"> PAGEREF _Toc51323323 \h </w:instrText>
            </w:r>
            <w:r w:rsidR="004D1C2F">
              <w:rPr>
                <w:webHidden/>
              </w:rPr>
            </w:r>
            <w:r w:rsidR="004D1C2F">
              <w:rPr>
                <w:webHidden/>
              </w:rPr>
              <w:fldChar w:fldCharType="separate"/>
            </w:r>
            <w:r w:rsidR="004D1C2F">
              <w:rPr>
                <w:webHidden/>
              </w:rPr>
              <w:t>1</w:t>
            </w:r>
            <w:r w:rsidR="004D1C2F">
              <w:rPr>
                <w:webHidden/>
              </w:rPr>
              <w:fldChar w:fldCharType="end"/>
            </w:r>
          </w:hyperlink>
        </w:p>
        <w:p w14:paraId="6526A8F9" w14:textId="531264E1" w:rsidR="004D1C2F" w:rsidRDefault="004D1C2F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1323324" w:history="1">
            <w:r w:rsidRPr="008A1221">
              <w:rPr>
                <w:rStyle w:val="a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A1221">
              <w:rPr>
                <w:rStyle w:val="a7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D494D" w14:textId="64799708" w:rsidR="004D1C2F" w:rsidRDefault="004D1C2F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1323325" w:history="1">
            <w:r w:rsidRPr="008A1221">
              <w:rPr>
                <w:rStyle w:val="a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A1221">
              <w:rPr>
                <w:rStyle w:val="a7"/>
                <w:noProof/>
              </w:rPr>
              <w:t>预期读者及阅读建议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1D794" w14:textId="672B7BC7" w:rsidR="004D1C2F" w:rsidRDefault="004D1C2F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1323326" w:history="1">
            <w:r w:rsidRPr="008A1221">
              <w:rPr>
                <w:rStyle w:val="a7"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8A1221">
              <w:rPr>
                <w:rStyle w:val="a7"/>
                <w:lang w:eastAsia="zh-CN"/>
              </w:rPr>
              <w:t>背景及产品信息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_Toc51323326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79822FB" w14:textId="7B281693" w:rsidR="004D1C2F" w:rsidRDefault="004D1C2F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1323327" w:history="1">
            <w:r w:rsidRPr="008A1221">
              <w:rPr>
                <w:rStyle w:val="a7"/>
                <w:lang w:eastAsia="zh-CN"/>
              </w:rPr>
              <w:t>3.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8A1221">
              <w:rPr>
                <w:rStyle w:val="a7"/>
                <w:lang w:eastAsia="zh-CN"/>
              </w:rPr>
              <w:t>系统功能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_Toc51323327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282C556" w14:textId="0098E85E" w:rsidR="004D1C2F" w:rsidRDefault="004D1C2F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1323328" w:history="1">
            <w:r w:rsidRPr="008A1221">
              <w:rPr>
                <w:rStyle w:val="a7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A1221">
              <w:rPr>
                <w:rStyle w:val="a7"/>
                <w:noProof/>
              </w:rPr>
              <w:t>页面开发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11BE" w14:textId="3DD9390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5F9075F9" w14:textId="77777777" w:rsidR="00400FF2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  <w:p w14:paraId="3BE94C2A" w14:textId="3ECB75C6" w:rsidR="00D21F2A" w:rsidRDefault="00D21F2A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1E71FCCF" w14:textId="7777777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E36D03">
              <w:rPr>
                <w:lang w:eastAsia="zh-CN"/>
              </w:rPr>
              <w:t>0916</w:t>
            </w:r>
          </w:p>
          <w:p w14:paraId="001BBA6F" w14:textId="358780EA" w:rsidR="00D21F2A" w:rsidRDefault="00D21F2A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20200918</w:t>
            </w:r>
          </w:p>
        </w:tc>
        <w:tc>
          <w:tcPr>
            <w:tcW w:w="4954" w:type="dxa"/>
            <w:tcBorders>
              <w:top w:val="nil"/>
            </w:tcBorders>
          </w:tcPr>
          <w:p w14:paraId="35F19EE9" w14:textId="77777777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初始版本</w:t>
            </w:r>
          </w:p>
          <w:p w14:paraId="42CBD944" w14:textId="622EF18F" w:rsidR="00D21F2A" w:rsidRDefault="00D21F2A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修改鉴权规则</w:t>
            </w:r>
          </w:p>
        </w:tc>
        <w:tc>
          <w:tcPr>
            <w:tcW w:w="1584" w:type="dxa"/>
            <w:tcBorders>
              <w:top w:val="nil"/>
            </w:tcBorders>
          </w:tcPr>
          <w:p w14:paraId="3DF5F070" w14:textId="77777777" w:rsidR="00400FF2" w:rsidRDefault="00400FF2" w:rsidP="00CF0F0D">
            <w:pPr>
              <w:spacing w:before="40" w:after="40"/>
            </w:pPr>
            <w:r>
              <w:t>V1.0</w:t>
            </w:r>
          </w:p>
          <w:p w14:paraId="215ACE3D" w14:textId="1ABABCC6" w:rsidR="00D21F2A" w:rsidRDefault="00D21F2A" w:rsidP="00CF0F0D">
            <w:pPr>
              <w:spacing w:before="40" w:after="40"/>
            </w:pPr>
            <w:r>
              <w:t>V2.0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1323323"/>
      <w:r>
        <w:rPr>
          <w:rFonts w:hint="eastAsia"/>
          <w:lang w:eastAsia="zh-CN"/>
        </w:rPr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1323324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BABD501" w:rsidR="00F74C41" w:rsidRDefault="00CC27D1" w:rsidP="008A1CE6">
      <w:pPr>
        <w:rPr>
          <w:lang w:eastAsia="zh-CN"/>
        </w:rPr>
      </w:pPr>
      <w:r>
        <w:rPr>
          <w:rFonts w:hint="eastAsia"/>
          <w:lang w:eastAsia="zh-CN"/>
        </w:rPr>
        <w:t>为此项目开发一套服务页面，用户通过链接</w:t>
      </w:r>
      <w:proofErr w:type="gramStart"/>
      <w:r w:rsidR="00024896">
        <w:rPr>
          <w:rFonts w:hint="eastAsia"/>
          <w:lang w:eastAsia="zh-CN"/>
        </w:rPr>
        <w:t>实现卡</w:t>
      </w:r>
      <w:proofErr w:type="gramEnd"/>
      <w:r w:rsidR="00024896">
        <w:rPr>
          <w:rFonts w:hint="eastAsia"/>
          <w:lang w:eastAsia="zh-CN"/>
        </w:rPr>
        <w:t>激活、信息完善、服务使用完整流程。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1323325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276AF878" w14:textId="13FBC11C" w:rsidR="00A829C1" w:rsidRDefault="00A829C1">
      <w:pPr>
        <w:pStyle w:val="1"/>
        <w:rPr>
          <w:lang w:eastAsia="zh-CN"/>
        </w:rPr>
      </w:pPr>
      <w:bookmarkStart w:id="15" w:name="_Toc439994682"/>
      <w:bookmarkStart w:id="16" w:name="_Toc51323326"/>
      <w:r>
        <w:rPr>
          <w:rFonts w:hint="eastAsia"/>
          <w:lang w:eastAsia="zh-CN"/>
        </w:rPr>
        <w:t>背景</w:t>
      </w:r>
      <w:r w:rsidR="00A22621">
        <w:rPr>
          <w:rFonts w:hint="eastAsia"/>
          <w:lang w:eastAsia="zh-CN"/>
        </w:rPr>
        <w:t>及产品信息</w:t>
      </w:r>
      <w:bookmarkEnd w:id="16"/>
    </w:p>
    <w:p w14:paraId="497F8EBD" w14:textId="3C2BFB3B" w:rsidR="00A829C1" w:rsidRDefault="00A829C1" w:rsidP="00A829C1">
      <w:pPr>
        <w:rPr>
          <w:lang w:eastAsia="zh-CN"/>
        </w:rPr>
      </w:pPr>
      <w:r>
        <w:rPr>
          <w:rFonts w:hint="eastAsia"/>
          <w:lang w:eastAsia="zh-CN"/>
        </w:rPr>
        <w:t>不单独提供备案接口，备案与服务链接绑定在一起。</w:t>
      </w:r>
    </w:p>
    <w:tbl>
      <w:tblPr>
        <w:tblW w:w="7800" w:type="dxa"/>
        <w:tblLook w:val="04A0" w:firstRow="1" w:lastRow="0" w:firstColumn="1" w:lastColumn="0" w:noHBand="0" w:noVBand="1"/>
      </w:tblPr>
      <w:tblGrid>
        <w:gridCol w:w="1560"/>
        <w:gridCol w:w="3980"/>
        <w:gridCol w:w="2260"/>
      </w:tblGrid>
      <w:tr w:rsidR="00A22621" w:rsidRPr="00665BC6" w14:paraId="65FED4B5" w14:textId="77777777" w:rsidTr="00AF7901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EF1F" w14:textId="77777777" w:rsidR="00A22621" w:rsidRPr="00665BC6" w:rsidRDefault="00A22621" w:rsidP="00AF790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5121" w14:textId="77777777" w:rsidR="00A22621" w:rsidRPr="00665BC6" w:rsidRDefault="00A22621" w:rsidP="00AF790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22CD" w14:textId="77777777" w:rsidR="00A22621" w:rsidRPr="00665BC6" w:rsidRDefault="00A22621" w:rsidP="00AF790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A22621" w:rsidRPr="00665BC6" w14:paraId="00A42A86" w14:textId="77777777" w:rsidTr="00AF7901">
        <w:trPr>
          <w:trHeight w:val="270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31378" w14:textId="77777777" w:rsidR="00A22621" w:rsidRPr="00665BC6" w:rsidRDefault="00A22621" w:rsidP="00AF790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I20BQ6</w:t>
            </w:r>
          </w:p>
        </w:tc>
        <w:tc>
          <w:tcPr>
            <w:tcW w:w="3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EDC20" w14:textId="77777777" w:rsidR="00A22621" w:rsidRPr="00665BC6" w:rsidRDefault="00A22621" w:rsidP="00AF790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2020新华健康服务卡-郑州人保专用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FA970" w14:textId="77777777" w:rsidR="00A22621" w:rsidRPr="00665BC6" w:rsidRDefault="00A22621" w:rsidP="00AF790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A22621" w:rsidRPr="00665BC6" w14:paraId="216082D4" w14:textId="77777777" w:rsidTr="00AF7901">
        <w:trPr>
          <w:trHeight w:val="270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FFB78" w14:textId="77777777" w:rsidR="00A22621" w:rsidRPr="00665BC6" w:rsidRDefault="00A22621" w:rsidP="00AF790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F0B8D" w14:textId="77777777" w:rsidR="00A22621" w:rsidRPr="00665BC6" w:rsidRDefault="00A22621" w:rsidP="00AF790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0736" w14:textId="77777777" w:rsidR="00A22621" w:rsidRPr="00665BC6" w:rsidRDefault="00A22621" w:rsidP="00AF790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</w:tr>
      <w:tr w:rsidR="00A22621" w:rsidRPr="00665BC6" w14:paraId="26B47F95" w14:textId="77777777" w:rsidTr="00AF7901">
        <w:trPr>
          <w:trHeight w:val="270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7BB30" w14:textId="77777777" w:rsidR="00A22621" w:rsidRPr="00665BC6" w:rsidRDefault="00A22621" w:rsidP="00AF790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4CE72" w14:textId="77777777" w:rsidR="00A22621" w:rsidRPr="00665BC6" w:rsidRDefault="00A22621" w:rsidP="00AF790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0B320" w14:textId="77777777" w:rsidR="00A22621" w:rsidRPr="00665BC6" w:rsidRDefault="00A22621" w:rsidP="00AF790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</w:tr>
    </w:tbl>
    <w:p w14:paraId="7E51D8C7" w14:textId="77777777" w:rsidR="00A22621" w:rsidRPr="00A829C1" w:rsidRDefault="00A22621" w:rsidP="00A829C1">
      <w:pPr>
        <w:rPr>
          <w:rFonts w:hint="eastAsia"/>
          <w:lang w:eastAsia="zh-CN"/>
        </w:rPr>
      </w:pPr>
    </w:p>
    <w:p w14:paraId="63CA9B06" w14:textId="03EFF3DC" w:rsidR="004554D6" w:rsidRDefault="00AD37A5">
      <w:pPr>
        <w:pStyle w:val="1"/>
        <w:rPr>
          <w:lang w:eastAsia="zh-CN"/>
        </w:rPr>
      </w:pPr>
      <w:bookmarkStart w:id="17" w:name="_Toc51323327"/>
      <w:r>
        <w:rPr>
          <w:rFonts w:hint="eastAsia"/>
          <w:lang w:eastAsia="zh-CN"/>
        </w:rPr>
        <w:t>系统功能</w:t>
      </w:r>
      <w:bookmarkEnd w:id="17"/>
    </w:p>
    <w:p w14:paraId="5D1E1744" w14:textId="3286E2F8" w:rsidR="0028335E" w:rsidRDefault="006601AF" w:rsidP="00037D96">
      <w:pPr>
        <w:pStyle w:val="2"/>
      </w:pPr>
      <w:bookmarkStart w:id="18" w:name="_Toc51323328"/>
      <w:r>
        <w:rPr>
          <w:rFonts w:hint="eastAsia"/>
        </w:rPr>
        <w:t>页面开发</w:t>
      </w:r>
      <w:bookmarkEnd w:id="18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6836"/>
      </w:tblGrid>
      <w:tr w:rsidR="0073334C" w14:paraId="1C1EE95F" w14:textId="77777777" w:rsidTr="00AE7294">
        <w:tc>
          <w:tcPr>
            <w:tcW w:w="4815" w:type="dxa"/>
          </w:tcPr>
          <w:p w14:paraId="1E357FC0" w14:textId="359AE6EC" w:rsidR="0073334C" w:rsidRDefault="00024896" w:rsidP="000248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6836" w:type="dxa"/>
          </w:tcPr>
          <w:p w14:paraId="0572B1E2" w14:textId="55D35771" w:rsidR="0073334C" w:rsidRDefault="00024896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829C1" w14:paraId="11B64C68" w14:textId="77777777" w:rsidTr="00AE7294">
        <w:tc>
          <w:tcPr>
            <w:tcW w:w="4815" w:type="dxa"/>
          </w:tcPr>
          <w:p w14:paraId="52CDE0E3" w14:textId="77777777" w:rsidR="00A829C1" w:rsidRDefault="00A829C1" w:rsidP="00024896">
            <w:pPr>
              <w:rPr>
                <w:rFonts w:hint="eastAsia"/>
                <w:lang w:eastAsia="zh-CN"/>
              </w:rPr>
            </w:pPr>
          </w:p>
        </w:tc>
        <w:tc>
          <w:tcPr>
            <w:tcW w:w="6836" w:type="dxa"/>
          </w:tcPr>
          <w:p w14:paraId="63E2925B" w14:textId="06158E78" w:rsidR="00A829C1" w:rsidRDefault="00A829C1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1" w:history="1">
              <w:r w:rsidRPr="00C816D3">
                <w:rPr>
                  <w:rStyle w:val="a7"/>
                  <w:lang w:eastAsia="zh-CN"/>
                </w:rPr>
                <w:t>https://share.weiyun.com/vjBec0ND</w:t>
              </w:r>
            </w:hyperlink>
          </w:p>
          <w:p w14:paraId="285967B3" w14:textId="053F2E5E" w:rsidR="00A829C1" w:rsidRDefault="00A829C1" w:rsidP="0073334C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远盟提供</w:t>
            </w:r>
            <w:proofErr w:type="gramEnd"/>
            <w:r>
              <w:rPr>
                <w:rFonts w:hint="eastAsia"/>
                <w:lang w:eastAsia="zh-CN"/>
              </w:rPr>
              <w:t>页面地址</w:t>
            </w:r>
          </w:p>
          <w:p w14:paraId="73FDD14B" w14:textId="77777777" w:rsidR="00A829C1" w:rsidRDefault="00A829C1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参数：产品标识码、保险公司的</w:t>
            </w:r>
            <w:proofErr w:type="spellStart"/>
            <w:r>
              <w:rPr>
                <w:rFonts w:hint="eastAsia"/>
                <w:lang w:eastAsia="zh-CN"/>
              </w:rPr>
              <w:t>openid</w:t>
            </w:r>
            <w:proofErr w:type="spellEnd"/>
          </w:p>
          <w:p w14:paraId="754EF06B" w14:textId="6E47B12D" w:rsidR="00A829C1" w:rsidRDefault="00A829C1" w:rsidP="00A829C1">
            <w:pPr>
              <w:pStyle w:val="ac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保险公司调用此连接，</w:t>
            </w:r>
            <w:proofErr w:type="gramStart"/>
            <w:r>
              <w:rPr>
                <w:rFonts w:hint="eastAsia"/>
                <w:lang w:eastAsia="zh-CN"/>
              </w:rPr>
              <w:t>远盟根据</w:t>
            </w:r>
            <w:proofErr w:type="gramEnd"/>
            <w:r>
              <w:rPr>
                <w:rFonts w:hint="eastAsia"/>
                <w:lang w:eastAsia="zh-CN"/>
              </w:rPr>
              <w:t>产品</w:t>
            </w:r>
            <w:r>
              <w:rPr>
                <w:rFonts w:hint="eastAsia"/>
                <w:lang w:eastAsia="zh-CN"/>
              </w:rPr>
              <w:t>+</w:t>
            </w:r>
            <w:proofErr w:type="spellStart"/>
            <w:r>
              <w:rPr>
                <w:rFonts w:hint="eastAsia"/>
                <w:lang w:eastAsia="zh-CN"/>
              </w:rPr>
              <w:t>openid</w:t>
            </w:r>
            <w:proofErr w:type="spellEnd"/>
            <w:r>
              <w:rPr>
                <w:rFonts w:hint="eastAsia"/>
                <w:lang w:eastAsia="zh-CN"/>
              </w:rPr>
              <w:t>进行用户鉴权</w:t>
            </w:r>
          </w:p>
          <w:p w14:paraId="4F64FB5D" w14:textId="7895B454" w:rsidR="00A829C1" w:rsidRDefault="00A829C1" w:rsidP="00A829C1">
            <w:pPr>
              <w:pStyle w:val="ac"/>
              <w:ind w:left="360"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.1</w:t>
            </w:r>
            <w:r>
              <w:rPr>
                <w:rFonts w:hint="eastAsia"/>
                <w:lang w:eastAsia="zh-CN"/>
              </w:rPr>
              <w:t>：如果在备案表中</w:t>
            </w:r>
            <w:r w:rsidRPr="000F2848">
              <w:rPr>
                <w:rFonts w:hint="eastAsia"/>
                <w:color w:val="FF0000"/>
                <w:lang w:eastAsia="zh-CN"/>
              </w:rPr>
              <w:t>未查询到当前用户</w:t>
            </w:r>
            <w:r>
              <w:rPr>
                <w:rFonts w:hint="eastAsia"/>
                <w:lang w:eastAsia="zh-CN"/>
              </w:rPr>
              <w:t>，则跳转到【</w:t>
            </w:r>
            <w:r w:rsidRPr="00105F0A">
              <w:rPr>
                <w:rFonts w:hint="eastAsia"/>
                <w:b/>
                <w:bCs/>
                <w:lang w:eastAsia="zh-CN"/>
              </w:rPr>
              <w:t>客户登录</w:t>
            </w:r>
            <w:r>
              <w:rPr>
                <w:rFonts w:hint="eastAsia"/>
                <w:lang w:eastAsia="zh-CN"/>
              </w:rPr>
              <w:t>】页面</w:t>
            </w:r>
          </w:p>
          <w:p w14:paraId="2233E7C3" w14:textId="2076108C" w:rsidR="004643BD" w:rsidRDefault="004643BD" w:rsidP="00A829C1">
            <w:pPr>
              <w:pStyle w:val="ac"/>
              <w:ind w:left="360"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1.</w:t>
            </w:r>
            <w:r>
              <w:rPr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：如果在备案表中</w:t>
            </w:r>
            <w:r w:rsidRPr="00203A56">
              <w:rPr>
                <w:rFonts w:hint="eastAsia"/>
                <w:color w:val="FF0000"/>
                <w:lang w:eastAsia="zh-CN"/>
              </w:rPr>
              <w:t>查询到当前用户有在服务有效内的数据</w:t>
            </w:r>
            <w:r>
              <w:rPr>
                <w:rFonts w:hint="eastAsia"/>
                <w:lang w:eastAsia="zh-CN"/>
              </w:rPr>
              <w:t>直接跳转到【</w:t>
            </w:r>
            <w:r w:rsidRPr="00105F0A">
              <w:rPr>
                <w:rFonts w:hint="eastAsia"/>
                <w:b/>
                <w:bCs/>
                <w:lang w:eastAsia="zh-CN"/>
              </w:rPr>
              <w:t>服务集成</w:t>
            </w:r>
            <w:r>
              <w:rPr>
                <w:rFonts w:hint="eastAsia"/>
                <w:lang w:eastAsia="zh-CN"/>
              </w:rPr>
              <w:t>】页面</w:t>
            </w:r>
            <w:r w:rsidR="00203A56">
              <w:rPr>
                <w:rFonts w:hint="eastAsia"/>
                <w:lang w:eastAsia="zh-CN"/>
              </w:rPr>
              <w:t>（注意此时可能会查询到多条数据</w:t>
            </w:r>
            <w:r w:rsidR="00731F20">
              <w:rPr>
                <w:rFonts w:hint="eastAsia"/>
                <w:lang w:eastAsia="zh-CN"/>
              </w:rPr>
              <w:t>，只要有一条在服务有效内的就可以使用服务</w:t>
            </w:r>
            <w:r w:rsidR="00203A56">
              <w:rPr>
                <w:rFonts w:hint="eastAsia"/>
                <w:lang w:eastAsia="zh-CN"/>
              </w:rPr>
              <w:t>）</w:t>
            </w:r>
          </w:p>
          <w:p w14:paraId="1C0F84B3" w14:textId="1F12D267" w:rsidR="004643BD" w:rsidRDefault="004643BD" w:rsidP="00A829C1">
            <w:pPr>
              <w:pStyle w:val="ac"/>
              <w:ind w:left="360"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.3</w:t>
            </w:r>
            <w:r>
              <w:rPr>
                <w:rFonts w:hint="eastAsia"/>
                <w:lang w:eastAsia="zh-CN"/>
              </w:rPr>
              <w:t>：如果在备案表中</w:t>
            </w:r>
            <w:r w:rsidRPr="00834887">
              <w:rPr>
                <w:rFonts w:hint="eastAsia"/>
                <w:color w:val="FF0000"/>
                <w:lang w:eastAsia="zh-CN"/>
              </w:rPr>
              <w:t>查询到的数据都是在服务有效期外的数据</w:t>
            </w:r>
            <w:r>
              <w:rPr>
                <w:rFonts w:hint="eastAsia"/>
                <w:lang w:eastAsia="zh-CN"/>
              </w:rPr>
              <w:t>，则跳转到【</w:t>
            </w:r>
            <w:r w:rsidRPr="00105F0A">
              <w:rPr>
                <w:rFonts w:hint="eastAsia"/>
                <w:b/>
                <w:bCs/>
                <w:lang w:eastAsia="zh-CN"/>
              </w:rPr>
              <w:t>客户登录</w:t>
            </w:r>
            <w:r>
              <w:rPr>
                <w:rFonts w:hint="eastAsia"/>
                <w:lang w:eastAsia="zh-CN"/>
              </w:rPr>
              <w:t>】页面，</w:t>
            </w:r>
            <w:proofErr w:type="gramStart"/>
            <w:r>
              <w:rPr>
                <w:rFonts w:hint="eastAsia"/>
                <w:lang w:eastAsia="zh-CN"/>
              </w:rPr>
              <w:t>并弹窗</w:t>
            </w:r>
            <w:proofErr w:type="gramEnd"/>
            <w:r>
              <w:rPr>
                <w:rFonts w:hint="eastAsia"/>
                <w:lang w:eastAsia="zh-CN"/>
              </w:rPr>
              <w:t>提示【您的健康服务卡已过期</w:t>
            </w:r>
            <w:r>
              <w:rPr>
                <w:lang w:eastAsia="zh-CN"/>
              </w:rPr>
              <w:t>….</w:t>
            </w:r>
            <w:r>
              <w:rPr>
                <w:rFonts w:hint="eastAsia"/>
                <w:lang w:eastAsia="zh-CN"/>
              </w:rPr>
              <w:t>】</w:t>
            </w:r>
            <w:r w:rsidR="000C7EEE">
              <w:rPr>
                <w:rFonts w:hint="eastAsia"/>
                <w:lang w:eastAsia="zh-CN"/>
              </w:rPr>
              <w:t>，点击【确定】按钮，关于当前弹窗，停留在【</w:t>
            </w:r>
            <w:r w:rsidR="000C7EEE" w:rsidRPr="00105F0A">
              <w:rPr>
                <w:rFonts w:hint="eastAsia"/>
                <w:b/>
                <w:bCs/>
                <w:lang w:eastAsia="zh-CN"/>
              </w:rPr>
              <w:t>客户登录</w:t>
            </w:r>
            <w:r w:rsidR="000C7EEE">
              <w:rPr>
                <w:rFonts w:hint="eastAsia"/>
                <w:lang w:eastAsia="zh-CN"/>
              </w:rPr>
              <w:t>】页面</w:t>
            </w:r>
          </w:p>
          <w:p w14:paraId="54B96F16" w14:textId="7CA2F618" w:rsidR="004643BD" w:rsidRPr="004643BD" w:rsidRDefault="004643BD" w:rsidP="00A829C1">
            <w:pPr>
              <w:pStyle w:val="ac"/>
              <w:ind w:left="360" w:firstLineChars="0" w:firstLine="0"/>
              <w:rPr>
                <w:rFonts w:hint="eastAsia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2C80323" wp14:editId="67736D14">
                  <wp:extent cx="3629025" cy="1816735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842" cy="1817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3F3A4" w14:textId="6FED33A2" w:rsidR="00A829C1" w:rsidRDefault="00A829C1" w:rsidP="00A829C1">
            <w:pPr>
              <w:pStyle w:val="ac"/>
              <w:ind w:left="360" w:firstLineChars="0" w:firstLine="0"/>
              <w:rPr>
                <w:rFonts w:hint="eastAsia"/>
                <w:lang w:eastAsia="zh-CN"/>
              </w:rPr>
            </w:pPr>
          </w:p>
          <w:p w14:paraId="3F393BC2" w14:textId="61B3ECED" w:rsidR="00A829C1" w:rsidRDefault="00A829C1" w:rsidP="00A829C1">
            <w:pPr>
              <w:pStyle w:val="ac"/>
              <w:numPr>
                <w:ilvl w:val="0"/>
                <w:numId w:val="24"/>
              </w:numPr>
              <w:ind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说的</w:t>
            </w:r>
          </w:p>
        </w:tc>
      </w:tr>
      <w:tr w:rsidR="0073334C" w14:paraId="3F9451B1" w14:textId="77777777" w:rsidTr="00AE7294">
        <w:tc>
          <w:tcPr>
            <w:tcW w:w="4815" w:type="dxa"/>
          </w:tcPr>
          <w:p w14:paraId="14FF08AB" w14:textId="77777777" w:rsidR="0073334C" w:rsidRDefault="00AD4F88" w:rsidP="0002489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2139F36" wp14:editId="479E2D34">
                  <wp:extent cx="2160000" cy="385675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5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67381" w14:textId="76A78CAD" w:rsidR="00361891" w:rsidRDefault="00361891" w:rsidP="00024896">
            <w:pPr>
              <w:jc w:val="center"/>
              <w:rPr>
                <w:lang w:eastAsia="zh-CN"/>
              </w:rPr>
            </w:pPr>
          </w:p>
          <w:p w14:paraId="68EB92D0" w14:textId="14CCCB13" w:rsidR="00515CF9" w:rsidRDefault="00515CF9" w:rsidP="00024896">
            <w:pPr>
              <w:jc w:val="center"/>
              <w:rPr>
                <w:lang w:eastAsia="zh-CN"/>
              </w:rPr>
            </w:pPr>
          </w:p>
        </w:tc>
        <w:tc>
          <w:tcPr>
            <w:tcW w:w="6836" w:type="dxa"/>
          </w:tcPr>
          <w:p w14:paraId="75997C15" w14:textId="729BA25B" w:rsidR="0073334C" w:rsidRPr="00113C21" w:rsidRDefault="009F3FBE" w:rsidP="0073334C">
            <w:pPr>
              <w:rPr>
                <w:b/>
                <w:bCs/>
                <w:lang w:eastAsia="zh-CN"/>
              </w:rPr>
            </w:pPr>
            <w:r w:rsidRPr="00113C21">
              <w:rPr>
                <w:rFonts w:hint="eastAsia"/>
                <w:b/>
                <w:bCs/>
                <w:lang w:eastAsia="zh-CN"/>
              </w:rPr>
              <w:t>客户登录页面说明</w:t>
            </w:r>
          </w:p>
          <w:p w14:paraId="57B06CDA" w14:textId="4EE451F6" w:rsidR="009F3FBE" w:rsidRDefault="009F3FBE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卡号：必填</w:t>
            </w:r>
          </w:p>
          <w:p w14:paraId="282932BE" w14:textId="56853F63" w:rsidR="009F3FBE" w:rsidRDefault="009F3FBE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密码：必填</w:t>
            </w:r>
          </w:p>
          <w:p w14:paraId="50DD8BD6" w14:textId="3B15BB73" w:rsidR="009F3FBE" w:rsidRDefault="009F3FBE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点击【登录】按钮，</w:t>
            </w:r>
            <w:proofErr w:type="gramStart"/>
            <w:r>
              <w:rPr>
                <w:rFonts w:hint="eastAsia"/>
                <w:lang w:eastAsia="zh-CN"/>
              </w:rPr>
              <w:t>调用卡密</w:t>
            </w:r>
            <w:proofErr w:type="gramEnd"/>
            <w:r>
              <w:rPr>
                <w:rFonts w:hint="eastAsia"/>
                <w:lang w:eastAsia="zh-CN"/>
              </w:rPr>
              <w:t>验证接口</w:t>
            </w:r>
          </w:p>
          <w:p w14:paraId="4BC50FA1" w14:textId="15E46652" w:rsidR="009F3FBE" w:rsidRDefault="009F3FBE" w:rsidP="0073334C">
            <w:pPr>
              <w:rPr>
                <w:lang w:eastAsia="zh-CN"/>
              </w:rPr>
            </w:pPr>
            <w:r w:rsidRPr="002312E5">
              <w:rPr>
                <w:rFonts w:hint="eastAsia"/>
                <w:color w:val="FF0000"/>
                <w:lang w:eastAsia="zh-CN"/>
              </w:rPr>
              <w:t>验证失败：</w:t>
            </w:r>
            <w:r>
              <w:rPr>
                <w:rFonts w:hint="eastAsia"/>
                <w:lang w:eastAsia="zh-CN"/>
              </w:rPr>
              <w:t>提示相关失败原因（还要判断接口反馈的产品标识</w:t>
            </w:r>
            <w:proofErr w:type="gramStart"/>
            <w:r>
              <w:rPr>
                <w:rFonts w:hint="eastAsia"/>
                <w:lang w:eastAsia="zh-CN"/>
              </w:rPr>
              <w:t>码如果</w:t>
            </w:r>
            <w:proofErr w:type="gramEnd"/>
            <w:r>
              <w:rPr>
                <w:rFonts w:hint="eastAsia"/>
                <w:lang w:eastAsia="zh-CN"/>
              </w:rPr>
              <w:t>不是</w:t>
            </w:r>
            <w:r w:rsidRPr="00B80E92">
              <w:rPr>
                <w:lang w:eastAsia="zh-CN"/>
              </w:rPr>
              <w:t>I20BQ6</w:t>
            </w:r>
            <w:r>
              <w:rPr>
                <w:rFonts w:hint="eastAsia"/>
                <w:lang w:eastAsia="zh-CN"/>
              </w:rPr>
              <w:t>，</w:t>
            </w:r>
            <w:proofErr w:type="gramStart"/>
            <w:r>
              <w:rPr>
                <w:rFonts w:hint="eastAsia"/>
                <w:lang w:eastAsia="zh-CN"/>
              </w:rPr>
              <w:t>则弹窗提示</w:t>
            </w:r>
            <w:proofErr w:type="gramEnd"/>
            <w:r>
              <w:rPr>
                <w:rFonts w:hint="eastAsia"/>
                <w:lang w:eastAsia="zh-CN"/>
              </w:rPr>
              <w:t>：本页面不允许激活改卡）</w:t>
            </w:r>
          </w:p>
          <w:p w14:paraId="70C204AA" w14:textId="79CF193F" w:rsidR="009F3FBE" w:rsidRDefault="009F3FBE" w:rsidP="0073334C">
            <w:pPr>
              <w:rPr>
                <w:rFonts w:hint="eastAsia"/>
                <w:lang w:eastAsia="zh-CN"/>
              </w:rPr>
            </w:pPr>
            <w:r w:rsidRPr="002312E5">
              <w:rPr>
                <w:rFonts w:hint="eastAsia"/>
                <w:color w:val="FF0000"/>
                <w:lang w:eastAsia="zh-CN"/>
              </w:rPr>
              <w:t>验证成功：</w:t>
            </w:r>
            <w:r>
              <w:rPr>
                <w:rFonts w:hint="eastAsia"/>
                <w:lang w:eastAsia="zh-CN"/>
              </w:rPr>
              <w:t>跳转到【</w:t>
            </w:r>
            <w:r w:rsidRPr="00196BD0">
              <w:rPr>
                <w:rFonts w:hint="eastAsia"/>
                <w:b/>
                <w:bCs/>
                <w:lang w:eastAsia="zh-CN"/>
              </w:rPr>
              <w:t>客户信息</w:t>
            </w:r>
            <w:r w:rsidR="002243A3">
              <w:rPr>
                <w:rFonts w:hint="eastAsia"/>
                <w:b/>
                <w:bCs/>
                <w:lang w:eastAsia="zh-CN"/>
              </w:rPr>
              <w:t>完善</w:t>
            </w:r>
            <w:r>
              <w:rPr>
                <w:rFonts w:hint="eastAsia"/>
                <w:lang w:eastAsia="zh-CN"/>
              </w:rPr>
              <w:t>】页面</w:t>
            </w:r>
          </w:p>
          <w:p w14:paraId="6145BA15" w14:textId="77777777" w:rsidR="00AD4F88" w:rsidRDefault="00AD4F88" w:rsidP="0073334C">
            <w:pPr>
              <w:rPr>
                <w:lang w:eastAsia="zh-CN"/>
              </w:rPr>
            </w:pPr>
          </w:p>
          <w:p w14:paraId="306C2355" w14:textId="763608DD" w:rsidR="00AD4F88" w:rsidRPr="000A09D3" w:rsidRDefault="00AD4F88" w:rsidP="002312E5">
            <w:pPr>
              <w:rPr>
                <w:rFonts w:hint="eastAsia"/>
                <w:lang w:eastAsia="zh-CN"/>
              </w:rPr>
            </w:pPr>
          </w:p>
        </w:tc>
      </w:tr>
      <w:tr w:rsidR="0073334C" w14:paraId="4E3F1AF1" w14:textId="77777777" w:rsidTr="00AE7294">
        <w:tc>
          <w:tcPr>
            <w:tcW w:w="4815" w:type="dxa"/>
          </w:tcPr>
          <w:p w14:paraId="380EB6AA" w14:textId="15E938CF" w:rsidR="0073334C" w:rsidRDefault="00C76BE8" w:rsidP="0002489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F3517B8" wp14:editId="178B9BA0">
                  <wp:extent cx="2160000" cy="3840000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36" w:type="dxa"/>
          </w:tcPr>
          <w:p w14:paraId="3E949C5D" w14:textId="5C3B44A3" w:rsidR="0074729D" w:rsidRPr="0074729D" w:rsidRDefault="008926E9" w:rsidP="0073334C">
            <w:pPr>
              <w:rPr>
                <w:b/>
                <w:lang w:eastAsia="zh-CN"/>
              </w:rPr>
            </w:pPr>
            <w:r w:rsidRPr="00196BD0">
              <w:rPr>
                <w:rFonts w:hint="eastAsia"/>
                <w:b/>
                <w:bCs/>
                <w:lang w:eastAsia="zh-CN"/>
              </w:rPr>
              <w:t>客户信息</w:t>
            </w:r>
            <w:r>
              <w:rPr>
                <w:rFonts w:hint="eastAsia"/>
                <w:b/>
                <w:bCs/>
                <w:lang w:eastAsia="zh-CN"/>
              </w:rPr>
              <w:t>完善</w:t>
            </w:r>
            <w:r>
              <w:rPr>
                <w:rFonts w:hint="eastAsia"/>
                <w:b/>
                <w:bCs/>
                <w:lang w:eastAsia="zh-CN"/>
              </w:rPr>
              <w:t>页面说明</w:t>
            </w:r>
          </w:p>
          <w:p w14:paraId="5F313564" w14:textId="77777777" w:rsidR="0074729D" w:rsidRDefault="0074729D" w:rsidP="0073334C">
            <w:pPr>
              <w:rPr>
                <w:lang w:eastAsia="zh-CN"/>
              </w:rPr>
            </w:pPr>
          </w:p>
          <w:p w14:paraId="3BD086F0" w14:textId="77777777" w:rsidR="004445B0" w:rsidRDefault="004445B0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姓名：必填项</w:t>
            </w:r>
          </w:p>
          <w:p w14:paraId="143C21EB" w14:textId="7901ADE3" w:rsidR="004445B0" w:rsidRDefault="004445B0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出生日期：</w:t>
            </w:r>
            <w:r w:rsidR="007E19D4">
              <w:rPr>
                <w:rFonts w:hint="eastAsia"/>
                <w:lang w:eastAsia="zh-CN"/>
              </w:rPr>
              <w:t>非</w:t>
            </w:r>
            <w:r w:rsidR="00CC4D5E">
              <w:rPr>
                <w:rFonts w:hint="eastAsia"/>
                <w:lang w:eastAsia="zh-CN"/>
              </w:rPr>
              <w:t>必填</w:t>
            </w:r>
          </w:p>
          <w:p w14:paraId="57333569" w14:textId="77777777" w:rsidR="004445B0" w:rsidRDefault="004445B0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城市：非必填</w:t>
            </w:r>
          </w:p>
          <w:p w14:paraId="6294D03D" w14:textId="395C3A2F" w:rsidR="004445B0" w:rsidRDefault="0000498A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点击【保存】按钮，调用此产品的客户信息备案接口（统一的备案接口即可，注意确认基于</w:t>
            </w:r>
            <w:proofErr w:type="gramStart"/>
            <w:r>
              <w:rPr>
                <w:rFonts w:hint="eastAsia"/>
                <w:lang w:eastAsia="zh-CN"/>
              </w:rPr>
              <w:t>微服务</w:t>
            </w:r>
            <w:proofErr w:type="gramEnd"/>
            <w:r>
              <w:rPr>
                <w:rFonts w:hint="eastAsia"/>
                <w:lang w:eastAsia="zh-CN"/>
              </w:rPr>
              <w:t>的统一备案接口是否有判断如果卡号字段不为空，则需要调用制卡系统接口将</w:t>
            </w:r>
            <w:proofErr w:type="gramStart"/>
            <w:r>
              <w:rPr>
                <w:rFonts w:hint="eastAsia"/>
                <w:lang w:eastAsia="zh-CN"/>
              </w:rPr>
              <w:t>当前卡</w:t>
            </w:r>
            <w:proofErr w:type="gramEnd"/>
            <w:r>
              <w:rPr>
                <w:rFonts w:hint="eastAsia"/>
                <w:lang w:eastAsia="zh-CN"/>
              </w:rPr>
              <w:t>设置为已激活状态）</w:t>
            </w:r>
          </w:p>
          <w:p w14:paraId="2230F604" w14:textId="27053F40" w:rsidR="0000498A" w:rsidRDefault="00D57A62" w:rsidP="0073334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备注：</w:t>
            </w:r>
            <w:proofErr w:type="spellStart"/>
            <w:r>
              <w:rPr>
                <w:rFonts w:hint="eastAsia"/>
                <w:lang w:eastAsia="zh-CN"/>
              </w:rPr>
              <w:t>openid</w:t>
            </w:r>
            <w:proofErr w:type="spellEnd"/>
            <w:r>
              <w:rPr>
                <w:rFonts w:hint="eastAsia"/>
                <w:lang w:eastAsia="zh-CN"/>
              </w:rPr>
              <w:t>可以存储在</w:t>
            </w:r>
            <w:r w:rsidR="00342F8B">
              <w:rPr>
                <w:rFonts w:hint="eastAsia"/>
                <w:lang w:eastAsia="zh-CN"/>
              </w:rPr>
              <w:t>“</w:t>
            </w:r>
            <w:r>
              <w:rPr>
                <w:rFonts w:hint="eastAsia"/>
                <w:lang w:eastAsia="zh-CN"/>
              </w:rPr>
              <w:t>保单号</w:t>
            </w:r>
            <w:r w:rsidR="00342F8B">
              <w:rPr>
                <w:rFonts w:hint="eastAsia"/>
                <w:lang w:eastAsia="zh-CN"/>
              </w:rPr>
              <w:t>”</w:t>
            </w:r>
            <w:r>
              <w:rPr>
                <w:rFonts w:hint="eastAsia"/>
                <w:lang w:eastAsia="zh-CN"/>
              </w:rPr>
              <w:t>字段中</w:t>
            </w:r>
          </w:p>
          <w:p w14:paraId="73DA35E9" w14:textId="01E02F90" w:rsidR="0000498A" w:rsidRDefault="0000498A" w:rsidP="0073334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保存成功后，跳转到【</w:t>
            </w:r>
            <w:r w:rsidRPr="0000498A">
              <w:rPr>
                <w:rFonts w:hint="eastAsia"/>
                <w:b/>
                <w:bCs/>
                <w:lang w:eastAsia="zh-CN"/>
              </w:rPr>
              <w:t>服务集成页面</w:t>
            </w:r>
            <w:r>
              <w:rPr>
                <w:rFonts w:hint="eastAsia"/>
                <w:lang w:eastAsia="zh-CN"/>
              </w:rPr>
              <w:t>】</w:t>
            </w:r>
          </w:p>
          <w:p w14:paraId="2782568D" w14:textId="108D521A" w:rsidR="004445B0" w:rsidRDefault="004445B0" w:rsidP="0073334C">
            <w:pPr>
              <w:rPr>
                <w:lang w:eastAsia="zh-CN"/>
              </w:rPr>
            </w:pPr>
          </w:p>
        </w:tc>
      </w:tr>
      <w:tr w:rsidR="0073334C" w14:paraId="5C57E766" w14:textId="77777777" w:rsidTr="00AE7294">
        <w:tc>
          <w:tcPr>
            <w:tcW w:w="4815" w:type="dxa"/>
          </w:tcPr>
          <w:p w14:paraId="65F96079" w14:textId="13245C3E" w:rsidR="0073334C" w:rsidRDefault="00C44253" w:rsidP="0002489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4F37383" wp14:editId="02C51A74">
                  <wp:extent cx="2160000" cy="3820299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20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36" w:type="dxa"/>
          </w:tcPr>
          <w:p w14:paraId="5910E42A" w14:textId="77777777" w:rsidR="0073334C" w:rsidRDefault="0073334C" w:rsidP="0073334C">
            <w:pPr>
              <w:rPr>
                <w:lang w:eastAsia="zh-CN"/>
              </w:rPr>
            </w:pPr>
          </w:p>
          <w:p w14:paraId="62F2C70D" w14:textId="09BDABD7" w:rsidR="00AA6BC3" w:rsidRPr="00AA6BC3" w:rsidRDefault="00AA6BC3" w:rsidP="0073334C">
            <w:pPr>
              <w:rPr>
                <w:b/>
                <w:lang w:eastAsia="zh-CN"/>
              </w:rPr>
            </w:pPr>
            <w:r w:rsidRPr="00AA6BC3">
              <w:rPr>
                <w:rFonts w:hint="eastAsia"/>
                <w:b/>
                <w:lang w:eastAsia="zh-CN"/>
              </w:rPr>
              <w:t>服务集成</w:t>
            </w:r>
            <w:r w:rsidR="005247D7">
              <w:rPr>
                <w:rFonts w:hint="eastAsia"/>
                <w:b/>
                <w:lang w:eastAsia="zh-CN"/>
              </w:rPr>
              <w:t>页面说明</w:t>
            </w:r>
          </w:p>
          <w:p w14:paraId="16CB2FEB" w14:textId="77777777" w:rsidR="00AA6BC3" w:rsidRDefault="00AA6BC3" w:rsidP="0073334C">
            <w:pPr>
              <w:rPr>
                <w:lang w:eastAsia="zh-CN"/>
              </w:rPr>
            </w:pPr>
          </w:p>
          <w:p w14:paraId="2BBBFEC9" w14:textId="77777777" w:rsidR="00AA6BC3" w:rsidRDefault="00AA6BC3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有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个服务入口</w:t>
            </w:r>
          </w:p>
          <w:p w14:paraId="69E84D8D" w14:textId="497D159A" w:rsidR="00AA6BC3" w:rsidRDefault="00AA6BC3" w:rsidP="00AA6BC3">
            <w:pPr>
              <w:pStyle w:val="ac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紧急救援</w:t>
            </w:r>
            <w:r w:rsidR="00B72F32">
              <w:rPr>
                <w:rFonts w:hint="eastAsia"/>
                <w:lang w:eastAsia="zh-CN"/>
              </w:rPr>
              <w:t>：跳转到【紧急救援服务页面</w:t>
            </w:r>
            <w:r w:rsidR="00B72F32">
              <w:rPr>
                <w:rFonts w:hint="eastAsia"/>
                <w:lang w:eastAsia="zh-CN"/>
              </w:rPr>
              <w:t>】</w:t>
            </w:r>
          </w:p>
          <w:p w14:paraId="47E9E091" w14:textId="04F5E1CD" w:rsidR="00AA6BC3" w:rsidRDefault="00AA6BC3" w:rsidP="00AA6BC3">
            <w:pPr>
              <w:pStyle w:val="ac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自助挂号</w:t>
            </w:r>
            <w:r w:rsidR="001C768D">
              <w:rPr>
                <w:rFonts w:hint="eastAsia"/>
                <w:lang w:eastAsia="zh-CN"/>
              </w:rPr>
              <w:t>：判断当前</w:t>
            </w:r>
            <w:proofErr w:type="spellStart"/>
            <w:r w:rsidR="001C768D">
              <w:rPr>
                <w:rFonts w:hint="eastAsia"/>
                <w:lang w:eastAsia="zh-CN"/>
              </w:rPr>
              <w:t>Openid</w:t>
            </w:r>
            <w:proofErr w:type="spellEnd"/>
            <w:r w:rsidR="001C768D">
              <w:rPr>
                <w:rFonts w:hint="eastAsia"/>
                <w:lang w:eastAsia="zh-CN"/>
              </w:rPr>
              <w:t>在服务期内的这条数据是否有【身份号】【手机号】的值</w:t>
            </w:r>
          </w:p>
          <w:p w14:paraId="67E41C35" w14:textId="66B2D99D" w:rsidR="001C768D" w:rsidRDefault="001C768D" w:rsidP="001C768D">
            <w:pPr>
              <w:pStyle w:val="ac"/>
              <w:ind w:left="360"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.1</w:t>
            </w:r>
            <w:r>
              <w:rPr>
                <w:rFonts w:hint="eastAsia"/>
                <w:lang w:eastAsia="zh-CN"/>
              </w:rPr>
              <w:t>：如果有：跳转到</w:t>
            </w:r>
            <w:r w:rsidR="00B52BED">
              <w:rPr>
                <w:rFonts w:hint="eastAsia"/>
                <w:lang w:eastAsia="zh-CN"/>
              </w:rPr>
              <w:t>【</w:t>
            </w:r>
            <w:r w:rsidRPr="006A7DAC">
              <w:rPr>
                <w:rFonts w:hint="eastAsia"/>
                <w:b/>
                <w:bCs/>
                <w:lang w:eastAsia="zh-CN"/>
              </w:rPr>
              <w:t>自助挂号</w:t>
            </w:r>
            <w:r w:rsidR="00B52BED">
              <w:rPr>
                <w:rFonts w:hint="eastAsia"/>
                <w:lang w:eastAsia="zh-CN"/>
              </w:rPr>
              <w:t>】</w:t>
            </w:r>
            <w:r>
              <w:rPr>
                <w:rFonts w:hint="eastAsia"/>
                <w:lang w:eastAsia="zh-CN"/>
              </w:rPr>
              <w:t>页面</w:t>
            </w:r>
          </w:p>
          <w:p w14:paraId="21E771D8" w14:textId="66904D7A" w:rsidR="001C768D" w:rsidRDefault="001C768D" w:rsidP="001C768D">
            <w:pPr>
              <w:pStyle w:val="ac"/>
              <w:ind w:left="360" w:firstLineChars="0" w:firstLine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.2</w:t>
            </w:r>
            <w:r>
              <w:rPr>
                <w:rFonts w:hint="eastAsia"/>
                <w:lang w:eastAsia="zh-CN"/>
              </w:rPr>
              <w:t>：如果没有：跳转到【</w:t>
            </w:r>
            <w:r w:rsidRPr="00A028FD">
              <w:rPr>
                <w:rFonts w:hint="eastAsia"/>
                <w:b/>
                <w:bCs/>
                <w:lang w:eastAsia="zh-CN"/>
              </w:rPr>
              <w:t>身份信息完善页面</w:t>
            </w:r>
            <w:r>
              <w:rPr>
                <w:rFonts w:hint="eastAsia"/>
                <w:lang w:eastAsia="zh-CN"/>
              </w:rPr>
              <w:t>】</w:t>
            </w:r>
          </w:p>
          <w:p w14:paraId="5C4D70FE" w14:textId="6F32F951" w:rsidR="00AA6BC3" w:rsidRDefault="00AA6BC3" w:rsidP="00AA6BC3">
            <w:pPr>
              <w:pStyle w:val="ac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电话医生</w:t>
            </w:r>
            <w:r w:rsidR="00DD0647">
              <w:rPr>
                <w:rFonts w:hint="eastAsia"/>
                <w:lang w:eastAsia="zh-CN"/>
              </w:rPr>
              <w:t>：跳转到【</w:t>
            </w:r>
            <w:r w:rsidR="00DD0647" w:rsidRPr="00A028FD">
              <w:rPr>
                <w:rFonts w:hint="eastAsia"/>
                <w:b/>
                <w:bCs/>
                <w:lang w:eastAsia="zh-CN"/>
              </w:rPr>
              <w:t>电话医生工单</w:t>
            </w:r>
            <w:r w:rsidR="00DD0647">
              <w:rPr>
                <w:rFonts w:hint="eastAsia"/>
                <w:lang w:eastAsia="zh-CN"/>
              </w:rPr>
              <w:t>】</w:t>
            </w:r>
            <w:r w:rsidR="00DD0647">
              <w:rPr>
                <w:rFonts w:hint="eastAsia"/>
                <w:lang w:eastAsia="zh-CN"/>
              </w:rPr>
              <w:t>页面</w:t>
            </w:r>
          </w:p>
          <w:p w14:paraId="21F49EE9" w14:textId="77777777" w:rsidR="00AA6BC3" w:rsidRDefault="00AA6BC3" w:rsidP="00AA6BC3">
            <w:pPr>
              <w:pStyle w:val="ac"/>
              <w:ind w:left="360" w:firstLineChars="0" w:firstLine="0"/>
              <w:rPr>
                <w:lang w:eastAsia="zh-CN"/>
              </w:rPr>
            </w:pPr>
          </w:p>
          <w:p w14:paraId="2AF6E264" w14:textId="382B5012" w:rsidR="00AA6BC3" w:rsidRDefault="00AA6BC3" w:rsidP="00AA6BC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点击自助挂号服务时，验证该卡号备案信息是否完善过三要素信息，若未完善则进入</w:t>
            </w:r>
            <w:r w:rsidRPr="00AA6BC3">
              <w:rPr>
                <w:rFonts w:hint="eastAsia"/>
                <w:b/>
                <w:lang w:eastAsia="zh-CN"/>
              </w:rPr>
              <w:t>身份信息完善页面</w:t>
            </w:r>
            <w:r w:rsidRPr="00AA6BC3">
              <w:rPr>
                <w:rFonts w:hint="eastAsia"/>
                <w:lang w:eastAsia="zh-CN"/>
              </w:rPr>
              <w:t>，若</w:t>
            </w:r>
            <w:r>
              <w:rPr>
                <w:rFonts w:hint="eastAsia"/>
                <w:lang w:eastAsia="zh-CN"/>
              </w:rPr>
              <w:t>已完善过信息则直接进入自助挂号页面。</w:t>
            </w:r>
          </w:p>
        </w:tc>
      </w:tr>
      <w:tr w:rsidR="00B1585E" w14:paraId="69EB46BE" w14:textId="77777777" w:rsidTr="00AE7294">
        <w:tc>
          <w:tcPr>
            <w:tcW w:w="4815" w:type="dxa"/>
          </w:tcPr>
          <w:p w14:paraId="4E68CF8E" w14:textId="5C1CDA05" w:rsidR="00B1585E" w:rsidRDefault="008914DD" w:rsidP="00024896">
            <w:pPr>
              <w:jc w:val="center"/>
              <w:rPr>
                <w:noProof/>
                <w:lang w:eastAsia="zh-CN"/>
              </w:rPr>
            </w:pPr>
            <w:r w:rsidRPr="008914DD">
              <w:rPr>
                <w:noProof/>
                <w:lang w:eastAsia="zh-CN"/>
              </w:rPr>
              <w:drawing>
                <wp:anchor distT="0" distB="0" distL="114300" distR="114300" simplePos="0" relativeHeight="251658240" behindDoc="1" locked="0" layoutInCell="1" allowOverlap="1" wp14:anchorId="09CD25D3" wp14:editId="420D7449">
                  <wp:simplePos x="0" y="0"/>
                  <wp:positionH relativeFrom="column">
                    <wp:align>right</wp:align>
                  </wp:positionH>
                  <wp:positionV relativeFrom="paragraph">
                    <wp:posOffset>35539680</wp:posOffset>
                  </wp:positionV>
                  <wp:extent cx="2162175" cy="3733800"/>
                  <wp:effectExtent l="0" t="0" r="9525" b="0"/>
                  <wp:wrapTight wrapText="bothSides">
                    <wp:wrapPolygon edited="0">
                      <wp:start x="0" y="0"/>
                      <wp:lineTo x="0" y="21490"/>
                      <wp:lineTo x="21505" y="21490"/>
                      <wp:lineTo x="21505" y="0"/>
                      <wp:lineTo x="0" y="0"/>
                    </wp:wrapPolygon>
                  </wp:wrapTight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836" w:type="dxa"/>
          </w:tcPr>
          <w:p w14:paraId="15500CE0" w14:textId="77777777" w:rsidR="00B1585E" w:rsidRPr="008914DD" w:rsidRDefault="008914DD" w:rsidP="0073334C">
            <w:pPr>
              <w:rPr>
                <w:b/>
                <w:bCs/>
                <w:lang w:eastAsia="zh-CN"/>
              </w:rPr>
            </w:pPr>
            <w:r w:rsidRPr="008914DD">
              <w:rPr>
                <w:rFonts w:hint="eastAsia"/>
                <w:b/>
                <w:bCs/>
                <w:lang w:eastAsia="zh-CN"/>
              </w:rPr>
              <w:t>紧急救援服务页面</w:t>
            </w:r>
            <w:r w:rsidRPr="008914DD">
              <w:rPr>
                <w:rFonts w:hint="eastAsia"/>
                <w:b/>
                <w:bCs/>
                <w:lang w:eastAsia="zh-CN"/>
              </w:rPr>
              <w:t xml:space="preserve"> </w:t>
            </w:r>
            <w:r w:rsidRPr="008914DD">
              <w:rPr>
                <w:rFonts w:hint="eastAsia"/>
                <w:b/>
                <w:bCs/>
                <w:lang w:eastAsia="zh-CN"/>
              </w:rPr>
              <w:t>说明：</w:t>
            </w:r>
          </w:p>
          <w:p w14:paraId="5AB45228" w14:textId="77777777" w:rsidR="008914DD" w:rsidRDefault="008914DD" w:rsidP="0073334C">
            <w:pPr>
              <w:rPr>
                <w:lang w:eastAsia="zh-CN"/>
              </w:rPr>
            </w:pPr>
          </w:p>
          <w:p w14:paraId="2E5310A7" w14:textId="0EE7BEB6" w:rsidR="008914DD" w:rsidRDefault="008914DD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一键救援按钮对应的电话：</w:t>
            </w:r>
            <w:r w:rsidRPr="008914DD">
              <w:rPr>
                <w:lang w:eastAsia="zh-CN"/>
              </w:rPr>
              <w:t>01059258720</w:t>
            </w:r>
          </w:p>
          <w:p w14:paraId="43B2AB30" w14:textId="639D202B" w:rsidR="008914DD" w:rsidRDefault="00A82C55" w:rsidP="008914D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据说可以参考</w:t>
            </w:r>
            <w:r w:rsidR="008914DD">
              <w:fldChar w:fldCharType="begin"/>
            </w:r>
            <w:r w:rsidR="008914DD">
              <w:instrText xml:space="preserve"> HYPERLINK "http://weixin.healthlink.cn/wpt/project/excellentHealth/emergencyRescue.html" </w:instrText>
            </w:r>
            <w:r w:rsidR="008914DD">
              <w:fldChar w:fldCharType="separate"/>
            </w:r>
            <w:r w:rsidR="008914DD" w:rsidRPr="00C11397">
              <w:rPr>
                <w:rStyle w:val="a7"/>
                <w:lang w:eastAsia="zh-CN"/>
              </w:rPr>
              <w:t>http://weixin.healthlink.cn/wpt/project/excellentHealth/emergencyRescue.html</w:t>
            </w:r>
            <w:r w:rsidR="008914DD">
              <w:rPr>
                <w:rStyle w:val="a7"/>
                <w:lang w:eastAsia="zh-CN"/>
              </w:rPr>
              <w:fldChar w:fldCharType="end"/>
            </w:r>
          </w:p>
          <w:p w14:paraId="25EF570D" w14:textId="52F8D011" w:rsidR="008914DD" w:rsidRPr="008914DD" w:rsidRDefault="008914DD" w:rsidP="0073334C">
            <w:pPr>
              <w:rPr>
                <w:rFonts w:hint="eastAsia"/>
                <w:lang w:eastAsia="zh-CN"/>
              </w:rPr>
            </w:pPr>
          </w:p>
        </w:tc>
      </w:tr>
      <w:tr w:rsidR="002F4FD9" w14:paraId="56A979B5" w14:textId="77777777" w:rsidTr="00AE7294">
        <w:tc>
          <w:tcPr>
            <w:tcW w:w="4815" w:type="dxa"/>
          </w:tcPr>
          <w:p w14:paraId="3AD923C7" w14:textId="77777777" w:rsidR="002F4FD9" w:rsidRDefault="00C25974" w:rsidP="00024896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773C232" wp14:editId="49D35174">
                  <wp:extent cx="2160000" cy="3840000"/>
                  <wp:effectExtent l="0" t="0" r="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B64E7" w14:textId="439FBBE2" w:rsidR="00F32F4B" w:rsidRDefault="00F32F4B" w:rsidP="00024896">
            <w:pPr>
              <w:jc w:val="center"/>
              <w:rPr>
                <w:noProof/>
                <w:lang w:eastAsia="zh-CN"/>
              </w:rPr>
            </w:pPr>
          </w:p>
        </w:tc>
        <w:tc>
          <w:tcPr>
            <w:tcW w:w="6836" w:type="dxa"/>
          </w:tcPr>
          <w:p w14:paraId="3EC765D9" w14:textId="77777777" w:rsidR="002F4FD9" w:rsidRDefault="002F4FD9" w:rsidP="0073334C">
            <w:pPr>
              <w:rPr>
                <w:lang w:eastAsia="zh-CN"/>
              </w:rPr>
            </w:pPr>
          </w:p>
          <w:p w14:paraId="13E591F1" w14:textId="77777777" w:rsidR="002F4FD9" w:rsidRDefault="002F4FD9" w:rsidP="0073334C">
            <w:pPr>
              <w:rPr>
                <w:b/>
                <w:lang w:eastAsia="zh-CN"/>
              </w:rPr>
            </w:pPr>
            <w:r w:rsidRPr="00AA6BC3">
              <w:rPr>
                <w:rFonts w:hint="eastAsia"/>
                <w:b/>
                <w:lang w:eastAsia="zh-CN"/>
              </w:rPr>
              <w:t>身份信息完善页面</w:t>
            </w:r>
          </w:p>
          <w:p w14:paraId="691C7F9A" w14:textId="77777777" w:rsidR="002F4FD9" w:rsidRDefault="002F4FD9" w:rsidP="0073334C">
            <w:pPr>
              <w:rPr>
                <w:b/>
                <w:lang w:eastAsia="zh-CN"/>
              </w:rPr>
            </w:pPr>
          </w:p>
          <w:p w14:paraId="6C5CC7EA" w14:textId="77777777" w:rsidR="002F4FD9" w:rsidRDefault="002F4FD9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姓名：根据已备案的信息自动反填，不允许修改</w:t>
            </w:r>
          </w:p>
          <w:p w14:paraId="5EF4165D" w14:textId="2BF67736" w:rsidR="002F4FD9" w:rsidRDefault="002F4FD9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手机号：必填，</w:t>
            </w:r>
            <w:r w:rsidR="00143114">
              <w:rPr>
                <w:rFonts w:hint="eastAsia"/>
                <w:lang w:eastAsia="zh-CN"/>
              </w:rPr>
              <w:t>符合手机号校验规则</w:t>
            </w:r>
          </w:p>
          <w:p w14:paraId="0EB5E698" w14:textId="6F616B63" w:rsidR="002F4FD9" w:rsidRDefault="002F4FD9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身份证号：必填，</w:t>
            </w:r>
            <w:r w:rsidR="00143114">
              <w:rPr>
                <w:rFonts w:hint="eastAsia"/>
                <w:lang w:eastAsia="zh-CN"/>
              </w:rPr>
              <w:t>服务身份证号校验规则</w:t>
            </w:r>
          </w:p>
          <w:p w14:paraId="0761AA02" w14:textId="6FC3B391" w:rsidR="00735BF4" w:rsidRDefault="00735BF4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点击【保存】按钮时，</w:t>
            </w:r>
            <w:r w:rsidR="00A62D8C">
              <w:rPr>
                <w:rFonts w:hint="eastAsia"/>
                <w:lang w:eastAsia="zh-CN"/>
              </w:rPr>
              <w:t>用【身份证号】【手机号】更新备案信息（移动端</w:t>
            </w:r>
            <w:r w:rsidR="00A62D8C">
              <w:rPr>
                <w:rFonts w:hint="eastAsia"/>
                <w:lang w:eastAsia="zh-CN"/>
              </w:rPr>
              <w:t>+CRM</w:t>
            </w:r>
            <w:r w:rsidR="00A62D8C">
              <w:rPr>
                <w:rFonts w:hint="eastAsia"/>
                <w:lang w:eastAsia="zh-CN"/>
              </w:rPr>
              <w:t>，同时需要备案到挂号网）</w:t>
            </w:r>
          </w:p>
          <w:p w14:paraId="41CCAB53" w14:textId="76E48EE8" w:rsidR="00A62D8C" w:rsidRDefault="00A62D8C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保存成功后，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</w:t>
            </w:r>
          </w:p>
          <w:p w14:paraId="70508B89" w14:textId="77777777" w:rsidR="002F4FD9" w:rsidRDefault="00A62D8C" w:rsidP="00262406">
            <w:pPr>
              <w:ind w:firstLineChars="200" w:firstLine="420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4ACCB45" wp14:editId="74C0AB1A">
                  <wp:extent cx="3190875" cy="162289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926" cy="1633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AC17E" w14:textId="77777777" w:rsidR="00A62D8C" w:rsidRDefault="00A62D8C" w:rsidP="00A62D8C">
            <w:pPr>
              <w:rPr>
                <w:lang w:eastAsia="zh-CN"/>
              </w:rPr>
            </w:pPr>
          </w:p>
          <w:p w14:paraId="052AD13B" w14:textId="2FFD61ED" w:rsidR="00A62D8C" w:rsidRPr="002F4FD9" w:rsidRDefault="00A62D8C" w:rsidP="00A62D8C">
            <w:pPr>
              <w:rPr>
                <w:rFonts w:hint="eastAsia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点击弹窗的</w:t>
            </w:r>
            <w:proofErr w:type="gramEnd"/>
            <w:r>
              <w:rPr>
                <w:rFonts w:hint="eastAsia"/>
                <w:lang w:eastAsia="zh-CN"/>
              </w:rPr>
              <w:t>【确定】按钮，跳转到服务集成页。</w:t>
            </w:r>
          </w:p>
        </w:tc>
      </w:tr>
      <w:tr w:rsidR="008E6533" w14:paraId="3963C2D1" w14:textId="77777777" w:rsidTr="00AE7294">
        <w:tc>
          <w:tcPr>
            <w:tcW w:w="4815" w:type="dxa"/>
          </w:tcPr>
          <w:p w14:paraId="7A651715" w14:textId="6520C23B" w:rsidR="008E6533" w:rsidRDefault="0098482D" w:rsidP="00024896">
            <w:pPr>
              <w:jc w:val="center"/>
              <w:rPr>
                <w:rFonts w:hint="eastAsia"/>
                <w:noProof/>
                <w:lang w:eastAsia="zh-CN"/>
              </w:rPr>
            </w:pPr>
            <w:r w:rsidRPr="0098482D">
              <w:rPr>
                <w:noProof/>
                <w:lang w:eastAsia="zh-CN"/>
              </w:rPr>
              <w:drawing>
                <wp:anchor distT="0" distB="0" distL="114300" distR="114300" simplePos="0" relativeHeight="251659264" behindDoc="1" locked="0" layoutInCell="1" allowOverlap="1" wp14:anchorId="34070E0B" wp14:editId="727B33CD">
                  <wp:simplePos x="0" y="0"/>
                  <wp:positionH relativeFrom="column">
                    <wp:posOffset>-179705</wp:posOffset>
                  </wp:positionH>
                  <wp:positionV relativeFrom="paragraph">
                    <wp:posOffset>634</wp:posOffset>
                  </wp:positionV>
                  <wp:extent cx="2276475" cy="4238625"/>
                  <wp:effectExtent l="0" t="0" r="9525" b="9525"/>
                  <wp:wrapTight wrapText="bothSides">
                    <wp:wrapPolygon edited="0">
                      <wp:start x="0" y="0"/>
                      <wp:lineTo x="0" y="21551"/>
                      <wp:lineTo x="21510" y="21551"/>
                      <wp:lineTo x="21510" y="0"/>
                      <wp:lineTo x="0" y="0"/>
                    </wp:wrapPolygon>
                  </wp:wrapTight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836" w:type="dxa"/>
          </w:tcPr>
          <w:p w14:paraId="16D9C6B3" w14:textId="77777777" w:rsidR="008E6533" w:rsidRDefault="008E6533" w:rsidP="0073334C">
            <w:pPr>
              <w:rPr>
                <w:lang w:eastAsia="zh-CN"/>
              </w:rPr>
            </w:pPr>
          </w:p>
          <w:p w14:paraId="187E97F5" w14:textId="77777777" w:rsidR="00CB0740" w:rsidRPr="00CB0740" w:rsidRDefault="00CB0740" w:rsidP="0073334C">
            <w:pPr>
              <w:rPr>
                <w:b/>
                <w:lang w:eastAsia="zh-CN"/>
              </w:rPr>
            </w:pPr>
            <w:r w:rsidRPr="00CB0740">
              <w:rPr>
                <w:rFonts w:hint="eastAsia"/>
                <w:b/>
                <w:lang w:eastAsia="zh-CN"/>
              </w:rPr>
              <w:t>自助挂号</w:t>
            </w:r>
          </w:p>
          <w:p w14:paraId="4B9841E2" w14:textId="77777777" w:rsidR="00CB0740" w:rsidRDefault="00CB0740" w:rsidP="0073334C">
            <w:pPr>
              <w:rPr>
                <w:lang w:eastAsia="zh-CN"/>
              </w:rPr>
            </w:pPr>
          </w:p>
          <w:p w14:paraId="158A9582" w14:textId="11EFE2B6" w:rsidR="00CB0740" w:rsidRDefault="00CB0740" w:rsidP="00CB074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功能与新华项目的自助挂号页面相同</w:t>
            </w:r>
          </w:p>
          <w:p w14:paraId="7D5A6849" w14:textId="77777777" w:rsidR="00CB0740" w:rsidRDefault="00CB0740" w:rsidP="00CB074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参考链接：</w:t>
            </w:r>
          </w:p>
          <w:p w14:paraId="513DB42B" w14:textId="77777777" w:rsidR="00CB0740" w:rsidRDefault="00D76572" w:rsidP="00CB0740">
            <w:pPr>
              <w:rPr>
                <w:lang w:eastAsia="zh-CN"/>
              </w:rPr>
            </w:pPr>
            <w:hyperlink r:id="rId20" w:history="1">
              <w:r w:rsidR="00CB0740" w:rsidRPr="00C11397">
                <w:rPr>
                  <w:rStyle w:val="a7"/>
                  <w:lang w:eastAsia="zh-CN"/>
                </w:rPr>
                <w:t>http://weixin.healthlink.cn/wpt/project/guahao/guahao.html</w:t>
              </w:r>
            </w:hyperlink>
          </w:p>
          <w:p w14:paraId="13337D8A" w14:textId="00965B9F" w:rsidR="00CB0740" w:rsidRPr="00CB0740" w:rsidRDefault="00CB0740" w:rsidP="00CB0740">
            <w:pPr>
              <w:rPr>
                <w:lang w:eastAsia="zh-CN"/>
              </w:rPr>
            </w:pPr>
          </w:p>
        </w:tc>
      </w:tr>
      <w:tr w:rsidR="00AC25AD" w14:paraId="13CF6A0D" w14:textId="77777777" w:rsidTr="00AE7294">
        <w:tc>
          <w:tcPr>
            <w:tcW w:w="4815" w:type="dxa"/>
          </w:tcPr>
          <w:p w14:paraId="23E00220" w14:textId="23426DFB" w:rsidR="00AC25AD" w:rsidRDefault="00AC25AD" w:rsidP="00024896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681F499" wp14:editId="1EC1FB8D">
                  <wp:extent cx="2160000" cy="383225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3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36" w:type="dxa"/>
          </w:tcPr>
          <w:p w14:paraId="248936E3" w14:textId="77777777" w:rsidR="00AC25AD" w:rsidRDefault="00AC25AD" w:rsidP="0073334C">
            <w:pPr>
              <w:rPr>
                <w:lang w:eastAsia="zh-CN"/>
              </w:rPr>
            </w:pPr>
          </w:p>
          <w:p w14:paraId="393B1EF2" w14:textId="75F1A3E6" w:rsidR="00D11D85" w:rsidRPr="00F40B38" w:rsidRDefault="004E5338" w:rsidP="0073334C">
            <w:pPr>
              <w:rPr>
                <w:b/>
                <w:bCs/>
                <w:lang w:eastAsia="zh-CN"/>
              </w:rPr>
            </w:pPr>
            <w:r w:rsidRPr="00F40B38">
              <w:rPr>
                <w:rFonts w:hint="eastAsia"/>
                <w:b/>
                <w:bCs/>
                <w:lang w:eastAsia="zh-CN"/>
              </w:rPr>
              <w:t>电话</w:t>
            </w:r>
            <w:proofErr w:type="gramStart"/>
            <w:r w:rsidRPr="00F40B38">
              <w:rPr>
                <w:rFonts w:hint="eastAsia"/>
                <w:b/>
                <w:bCs/>
                <w:lang w:eastAsia="zh-CN"/>
              </w:rPr>
              <w:t>医生工</w:t>
            </w:r>
            <w:proofErr w:type="gramEnd"/>
            <w:r w:rsidRPr="00F40B38">
              <w:rPr>
                <w:rFonts w:hint="eastAsia"/>
                <w:b/>
                <w:bCs/>
                <w:lang w:eastAsia="zh-CN"/>
              </w:rPr>
              <w:t>单</w:t>
            </w:r>
            <w:r w:rsidR="00F40B38" w:rsidRPr="00F40B38">
              <w:rPr>
                <w:rFonts w:hint="eastAsia"/>
                <w:b/>
                <w:bCs/>
                <w:lang w:eastAsia="zh-CN"/>
              </w:rPr>
              <w:t>页面说明：</w:t>
            </w:r>
          </w:p>
          <w:p w14:paraId="2C1F0DA5" w14:textId="30CE2F08" w:rsidR="00D11D85" w:rsidRDefault="00D11D85" w:rsidP="0073334C">
            <w:pPr>
              <w:rPr>
                <w:b/>
                <w:lang w:eastAsia="zh-CN"/>
              </w:rPr>
            </w:pPr>
          </w:p>
          <w:p w14:paraId="70EF170D" w14:textId="34AB7156" w:rsidR="00B4057D" w:rsidRDefault="00B4057D" w:rsidP="0073334C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联系人：必填</w:t>
            </w:r>
          </w:p>
          <w:p w14:paraId="539DA25F" w14:textId="45E460FD" w:rsidR="00B4057D" w:rsidRDefault="00B4057D" w:rsidP="0073334C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联系电话：必填</w:t>
            </w:r>
            <w:r w:rsidR="001F0CEE">
              <w:rPr>
                <w:rFonts w:hint="eastAsia"/>
                <w:b/>
                <w:lang w:eastAsia="zh-CN"/>
              </w:rPr>
              <w:t>，符合手机号校验规则</w:t>
            </w:r>
          </w:p>
          <w:p w14:paraId="196DF02F" w14:textId="7628F812" w:rsidR="00B4057D" w:rsidRDefault="00B4057D" w:rsidP="0073334C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选择科室：</w:t>
            </w:r>
            <w:r w:rsidR="001F0CEE">
              <w:rPr>
                <w:rFonts w:hint="eastAsia"/>
                <w:b/>
                <w:lang w:eastAsia="zh-CN"/>
              </w:rPr>
              <w:t>必填</w:t>
            </w:r>
          </w:p>
          <w:p w14:paraId="53E6D773" w14:textId="6557FDF6" w:rsidR="00B4057D" w:rsidRDefault="00B4057D" w:rsidP="0073334C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病情描述：非必填</w:t>
            </w:r>
          </w:p>
          <w:p w14:paraId="49AE0966" w14:textId="67147409" w:rsidR="00B4057D" w:rsidRDefault="001F0CEE" w:rsidP="0073334C">
            <w:pPr>
              <w:rPr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点击【立即拨打】直接调用手机的拨号功能：</w:t>
            </w:r>
            <w:ins w:id="19" w:author="Microsoft 帐户" w:date="2020-09-18T10:42:00Z">
              <w:r>
                <w:rPr>
                  <w:rFonts w:hint="eastAsia"/>
                  <w:lang w:eastAsia="zh-CN"/>
                </w:rPr>
                <w:t>010</w:t>
              </w:r>
              <w:r w:rsidRPr="006F63E6">
                <w:rPr>
                  <w:lang w:eastAsia="zh-CN"/>
                </w:rPr>
                <w:t>59258720</w:t>
              </w:r>
            </w:ins>
          </w:p>
          <w:p w14:paraId="16B47D53" w14:textId="7D68154E" w:rsidR="00AE7294" w:rsidRDefault="00AE7294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点击【回访预约】调用后台的预约单接口（</w:t>
            </w:r>
            <w:proofErr w:type="gramStart"/>
            <w:r>
              <w:rPr>
                <w:rFonts w:hint="eastAsia"/>
                <w:lang w:eastAsia="zh-CN"/>
              </w:rPr>
              <w:t>微服务</w:t>
            </w:r>
            <w:proofErr w:type="gramEnd"/>
            <w:r>
              <w:rPr>
                <w:rFonts w:hint="eastAsia"/>
                <w:lang w:eastAsia="zh-CN"/>
              </w:rPr>
              <w:t>+</w:t>
            </w:r>
            <w:proofErr w:type="spellStart"/>
            <w:r>
              <w:rPr>
                <w:rFonts w:hint="eastAsia"/>
                <w:lang w:eastAsia="zh-CN"/>
              </w:rPr>
              <w:t>hbs</w:t>
            </w:r>
            <w:proofErr w:type="spellEnd"/>
            <w:r>
              <w:rPr>
                <w:rFonts w:hint="eastAsia"/>
                <w:lang w:eastAsia="zh-CN"/>
              </w:rPr>
              <w:t>），提交成功后，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 w:rsidR="004A68C1">
              <w:rPr>
                <w:rFonts w:hint="eastAsia"/>
                <w:lang w:eastAsia="zh-CN"/>
              </w:rPr>
              <w:t>（样式参考下图）</w:t>
            </w:r>
            <w:r>
              <w:rPr>
                <w:rFonts w:hint="eastAsia"/>
                <w:lang w:eastAsia="zh-CN"/>
              </w:rPr>
              <w:t>：</w:t>
            </w:r>
            <w:r w:rsidR="005F1257">
              <w:rPr>
                <w:rFonts w:hint="eastAsia"/>
                <w:lang w:eastAsia="zh-CN"/>
              </w:rPr>
              <w:t>您的信息已提交，请保持手机畅通，接听回电。</w:t>
            </w:r>
          </w:p>
          <w:p w14:paraId="65FE14B2" w14:textId="5F6CD272" w:rsidR="00AE7294" w:rsidRDefault="00AE7294" w:rsidP="0073334C">
            <w:pPr>
              <w:rPr>
                <w:rFonts w:hint="eastAsia"/>
                <w:b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CD23AD3" wp14:editId="5827A191">
                  <wp:extent cx="3190875" cy="162289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926" cy="1633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C1AF8" w14:textId="7D4339E6" w:rsidR="006F63E6" w:rsidRDefault="00D11D85" w:rsidP="00D11D85">
            <w:pPr>
              <w:rPr>
                <w:ins w:id="20" w:author="Microsoft 帐户" w:date="2020-09-18T10:42:00Z"/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参考链接：</w:t>
            </w:r>
          </w:p>
          <w:p w14:paraId="37B18B79" w14:textId="53635CD5" w:rsidR="00D11D85" w:rsidRDefault="00D76572" w:rsidP="00D11D85">
            <w:pPr>
              <w:rPr>
                <w:lang w:eastAsia="zh-CN"/>
              </w:rPr>
            </w:pPr>
            <w:hyperlink r:id="rId22" w:history="1">
              <w:r w:rsidR="00D11D85" w:rsidRPr="00C11397">
                <w:rPr>
                  <w:rStyle w:val="a7"/>
                  <w:lang w:eastAsia="zh-CN"/>
                </w:rPr>
                <w:t>http://weixin.healthlink.cn/wpt/project/excellentHealth/telDoctor.html</w:t>
              </w:r>
            </w:hyperlink>
          </w:p>
          <w:p w14:paraId="63BE3A4C" w14:textId="4CC19F01" w:rsidR="00D11D85" w:rsidRPr="00D11D85" w:rsidRDefault="00D11D85" w:rsidP="0073334C">
            <w:pPr>
              <w:rPr>
                <w:lang w:eastAsia="zh-CN"/>
              </w:rPr>
            </w:pPr>
          </w:p>
        </w:tc>
      </w:tr>
      <w:bookmarkEnd w:id="15"/>
    </w:tbl>
    <w:p w14:paraId="0F5E8962" w14:textId="0CB1CDEC" w:rsidR="0028335E" w:rsidRDefault="0028335E" w:rsidP="00DD51D8">
      <w:pPr>
        <w:pStyle w:val="2"/>
        <w:numPr>
          <w:ilvl w:val="0"/>
          <w:numId w:val="0"/>
        </w:numPr>
        <w:rPr>
          <w:rFonts w:hint="eastAsia"/>
        </w:rPr>
      </w:pPr>
    </w:p>
    <w:p w14:paraId="30FBEFE0" w14:textId="77777777" w:rsidR="000C0B35" w:rsidRPr="000C0B35" w:rsidRDefault="000C0B35" w:rsidP="000C0B35">
      <w:pPr>
        <w:rPr>
          <w:lang w:eastAsia="zh-CN"/>
        </w:rPr>
      </w:pPr>
    </w:p>
    <w:sectPr w:rsidR="000C0B35" w:rsidRPr="000C0B3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127B46" w14:textId="77777777" w:rsidR="00D76572" w:rsidRDefault="00D76572">
      <w:pPr>
        <w:spacing w:line="240" w:lineRule="auto"/>
      </w:pPr>
      <w:r>
        <w:separator/>
      </w:r>
    </w:p>
  </w:endnote>
  <w:endnote w:type="continuationSeparator" w:id="0">
    <w:p w14:paraId="0C539730" w14:textId="77777777" w:rsidR="00D76572" w:rsidRDefault="00D765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906C56" w14:textId="77777777" w:rsidR="00D76572" w:rsidRDefault="00D76572">
      <w:pPr>
        <w:spacing w:line="240" w:lineRule="auto"/>
      </w:pPr>
      <w:r>
        <w:separator/>
      </w:r>
    </w:p>
  </w:footnote>
  <w:footnote w:type="continuationSeparator" w:id="0">
    <w:p w14:paraId="2F9EAE93" w14:textId="77777777" w:rsidR="00D76572" w:rsidRDefault="00D765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B14866">
      <w:rPr>
        <w:noProof/>
        <w:lang w:eastAsia="zh-CN"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68C5E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DC7F80"/>
    <w:multiLevelType w:val="hybridMultilevel"/>
    <w:tmpl w:val="7DD6E0A0"/>
    <w:lvl w:ilvl="0" w:tplc="C152F5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9038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6D069F4"/>
    <w:multiLevelType w:val="hybridMultilevel"/>
    <w:tmpl w:val="93B8865E"/>
    <w:lvl w:ilvl="0" w:tplc="16D439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4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9DE7E13"/>
    <w:multiLevelType w:val="hybridMultilevel"/>
    <w:tmpl w:val="4C00E9CC"/>
    <w:lvl w:ilvl="0" w:tplc="9A788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E8178F5"/>
    <w:multiLevelType w:val="hybridMultilevel"/>
    <w:tmpl w:val="BAF01058"/>
    <w:lvl w:ilvl="0" w:tplc="3A180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16"/>
  </w:num>
  <w:num w:numId="6">
    <w:abstractNumId w:val="14"/>
  </w:num>
  <w:num w:numId="7">
    <w:abstractNumId w:val="10"/>
  </w:num>
  <w:num w:numId="8">
    <w:abstractNumId w:val="9"/>
  </w:num>
  <w:num w:numId="9">
    <w:abstractNumId w:val="11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5"/>
  </w:num>
  <w:num w:numId="17">
    <w:abstractNumId w:val="0"/>
  </w:num>
  <w:num w:numId="18">
    <w:abstractNumId w:val="0"/>
  </w:num>
  <w:num w:numId="19">
    <w:abstractNumId w:val="18"/>
  </w:num>
  <w:num w:numId="20">
    <w:abstractNumId w:val="13"/>
  </w:num>
  <w:num w:numId="21">
    <w:abstractNumId w:val="12"/>
  </w:num>
  <w:num w:numId="22">
    <w:abstractNumId w:val="4"/>
  </w:num>
  <w:num w:numId="23">
    <w:abstractNumId w:val="17"/>
  </w:num>
  <w:num w:numId="24">
    <w:abstractNumId w:val="7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icrosoft 帐户">
    <w15:presenceInfo w15:providerId="Windows Live" w15:userId="263ae06c5935ea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98A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896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9D3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0B35"/>
    <w:rsid w:val="000C2068"/>
    <w:rsid w:val="000C20B7"/>
    <w:rsid w:val="000C2807"/>
    <w:rsid w:val="000C36C1"/>
    <w:rsid w:val="000C43E1"/>
    <w:rsid w:val="000C4907"/>
    <w:rsid w:val="000C4A0B"/>
    <w:rsid w:val="000C5EF2"/>
    <w:rsid w:val="000C7EEE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2848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5F0A"/>
    <w:rsid w:val="0010661E"/>
    <w:rsid w:val="00110405"/>
    <w:rsid w:val="00110536"/>
    <w:rsid w:val="00110B61"/>
    <w:rsid w:val="001112A8"/>
    <w:rsid w:val="00111989"/>
    <w:rsid w:val="001127E4"/>
    <w:rsid w:val="00113C21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14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1E"/>
    <w:rsid w:val="001962CF"/>
    <w:rsid w:val="0019699B"/>
    <w:rsid w:val="00196BD0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2AD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68D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0CEE"/>
    <w:rsid w:val="001F1F99"/>
    <w:rsid w:val="001F2638"/>
    <w:rsid w:val="001F2CF3"/>
    <w:rsid w:val="001F2FB7"/>
    <w:rsid w:val="001F310F"/>
    <w:rsid w:val="001F3CE7"/>
    <w:rsid w:val="001F3F13"/>
    <w:rsid w:val="001F6FCC"/>
    <w:rsid w:val="00203A56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3A3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2E5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406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C5A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5D9E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4FD9"/>
    <w:rsid w:val="002F5FD3"/>
    <w:rsid w:val="002F6E82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277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021"/>
    <w:rsid w:val="00342027"/>
    <w:rsid w:val="00342F8B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433"/>
    <w:rsid w:val="00360A0D"/>
    <w:rsid w:val="00361082"/>
    <w:rsid w:val="00361211"/>
    <w:rsid w:val="0036165E"/>
    <w:rsid w:val="00361891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10FC"/>
    <w:rsid w:val="003A2817"/>
    <w:rsid w:val="003A2983"/>
    <w:rsid w:val="003A2A40"/>
    <w:rsid w:val="003A3777"/>
    <w:rsid w:val="003A4E73"/>
    <w:rsid w:val="003A557A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45B0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43BD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3D0F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68C1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1C2F"/>
    <w:rsid w:val="004D2A4A"/>
    <w:rsid w:val="004D2FBD"/>
    <w:rsid w:val="004D37A9"/>
    <w:rsid w:val="004D449A"/>
    <w:rsid w:val="004D522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5338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5CF9"/>
    <w:rsid w:val="005167FC"/>
    <w:rsid w:val="00521452"/>
    <w:rsid w:val="00523780"/>
    <w:rsid w:val="00524678"/>
    <w:rsid w:val="00524686"/>
    <w:rsid w:val="005247D7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257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7A5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5BC6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A7DAC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63E6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273D9"/>
    <w:rsid w:val="00730668"/>
    <w:rsid w:val="007308AF"/>
    <w:rsid w:val="00730C90"/>
    <w:rsid w:val="00731240"/>
    <w:rsid w:val="007317B0"/>
    <w:rsid w:val="00731F20"/>
    <w:rsid w:val="0073253A"/>
    <w:rsid w:val="0073307C"/>
    <w:rsid w:val="0073334C"/>
    <w:rsid w:val="00733EB4"/>
    <w:rsid w:val="00734A73"/>
    <w:rsid w:val="007353F5"/>
    <w:rsid w:val="00735BF4"/>
    <w:rsid w:val="007400EC"/>
    <w:rsid w:val="00740C98"/>
    <w:rsid w:val="007419C0"/>
    <w:rsid w:val="00746C14"/>
    <w:rsid w:val="0074729D"/>
    <w:rsid w:val="00747735"/>
    <w:rsid w:val="00747AA8"/>
    <w:rsid w:val="00747C36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444D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27C2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9D4"/>
    <w:rsid w:val="007E1FA2"/>
    <w:rsid w:val="007E20D4"/>
    <w:rsid w:val="007E29A8"/>
    <w:rsid w:val="007E2B8A"/>
    <w:rsid w:val="007E2F20"/>
    <w:rsid w:val="007E3AC1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39A5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4887"/>
    <w:rsid w:val="00836350"/>
    <w:rsid w:val="00836D8E"/>
    <w:rsid w:val="00837D51"/>
    <w:rsid w:val="008401AD"/>
    <w:rsid w:val="0084359B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4DD"/>
    <w:rsid w:val="00891CF9"/>
    <w:rsid w:val="008926E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40E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533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482D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0F3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3FBE"/>
    <w:rsid w:val="009F70C3"/>
    <w:rsid w:val="00A00650"/>
    <w:rsid w:val="00A015AD"/>
    <w:rsid w:val="00A01FF9"/>
    <w:rsid w:val="00A028FD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621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39E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2D8C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29C1"/>
    <w:rsid w:val="00A82C55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A6BC3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25AD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4F88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294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866"/>
    <w:rsid w:val="00B14CF5"/>
    <w:rsid w:val="00B1518C"/>
    <w:rsid w:val="00B1585E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57D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2BED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32"/>
    <w:rsid w:val="00B72F4D"/>
    <w:rsid w:val="00B74227"/>
    <w:rsid w:val="00B76022"/>
    <w:rsid w:val="00B766B9"/>
    <w:rsid w:val="00B76ADA"/>
    <w:rsid w:val="00B76F5C"/>
    <w:rsid w:val="00B80E92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00B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974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253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BE8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0740"/>
    <w:rsid w:val="00CB2586"/>
    <w:rsid w:val="00CB3476"/>
    <w:rsid w:val="00CB44D3"/>
    <w:rsid w:val="00CB4F0D"/>
    <w:rsid w:val="00CB5135"/>
    <w:rsid w:val="00CB6166"/>
    <w:rsid w:val="00CB6FA1"/>
    <w:rsid w:val="00CC14C0"/>
    <w:rsid w:val="00CC27D1"/>
    <w:rsid w:val="00CC32C9"/>
    <w:rsid w:val="00CC3D49"/>
    <w:rsid w:val="00CC4D5E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1D85"/>
    <w:rsid w:val="00D13A08"/>
    <w:rsid w:val="00D13ADF"/>
    <w:rsid w:val="00D13DA8"/>
    <w:rsid w:val="00D15A34"/>
    <w:rsid w:val="00D166C3"/>
    <w:rsid w:val="00D16BC3"/>
    <w:rsid w:val="00D215C8"/>
    <w:rsid w:val="00D21F2A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57A62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572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647"/>
    <w:rsid w:val="00DD08CF"/>
    <w:rsid w:val="00DD1242"/>
    <w:rsid w:val="00DD1AD3"/>
    <w:rsid w:val="00DD3325"/>
    <w:rsid w:val="00DD5009"/>
    <w:rsid w:val="00DD51D8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6D03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1D95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B723A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2F4B"/>
    <w:rsid w:val="00F33B6E"/>
    <w:rsid w:val="00F3439C"/>
    <w:rsid w:val="00F35BD9"/>
    <w:rsid w:val="00F37111"/>
    <w:rsid w:val="00F37272"/>
    <w:rsid w:val="00F37B56"/>
    <w:rsid w:val="00F40B38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C7B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B9C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59"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d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3F5416"/>
  </w:style>
  <w:style w:type="character" w:customStyle="1" w:styleId="af">
    <w:name w:val="批注文字 字符"/>
    <w:basedOn w:val="a0"/>
    <w:link w:val="ae"/>
    <w:uiPriority w:val="99"/>
    <w:semiHidden/>
    <w:rsid w:val="003F5416"/>
    <w:rPr>
      <w:rFonts w:ascii="Times" w:hAnsi="Times"/>
      <w:sz w:val="21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F541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74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eixin.healthlink.cn/wpt/project/guahao/guaha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are.weiyun.com/vjBec0ND" TargetMode="Externa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http://weixin.healthlink.cn/wpt/project/excellentHealth/telDoctor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53865E-FBFD-4750-8494-DF8C21178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5376</TotalTime>
  <Pages>1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jiao yinglian</cp:lastModifiedBy>
  <cp:revision>2763</cp:revision>
  <cp:lastPrinted>1900-12-31T16:00:00Z</cp:lastPrinted>
  <dcterms:created xsi:type="dcterms:W3CDTF">2019-03-26T06:34:00Z</dcterms:created>
  <dcterms:modified xsi:type="dcterms:W3CDTF">2020-09-18T04:08:00Z</dcterms:modified>
</cp:coreProperties>
</file>