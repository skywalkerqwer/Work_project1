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51BCB1FC" w14:textId="3D3CC638" w:rsidR="006377A5" w:rsidRDefault="006377A5" w:rsidP="00B648AA">
      <w:pPr>
        <w:pStyle w:val="a5"/>
        <w:spacing w:before="0" w:after="100" w:afterAutospacing="1"/>
        <w:rPr>
          <w:lang w:eastAsia="zh-CN"/>
        </w:rPr>
      </w:pPr>
      <w:r w:rsidRPr="006377A5">
        <w:rPr>
          <w:rFonts w:hint="eastAsia"/>
          <w:lang w:eastAsia="zh-CN"/>
        </w:rPr>
        <w:t>新华健康服务卡</w:t>
      </w:r>
      <w:r w:rsidRPr="006377A5">
        <w:rPr>
          <w:rFonts w:hint="eastAsia"/>
          <w:lang w:eastAsia="zh-CN"/>
        </w:rPr>
        <w:t>-</w:t>
      </w:r>
      <w:r w:rsidRPr="006377A5">
        <w:rPr>
          <w:rFonts w:hint="eastAsia"/>
          <w:lang w:eastAsia="zh-CN"/>
        </w:rPr>
        <w:t>郑州人保专用</w:t>
      </w:r>
    </w:p>
    <w:p w14:paraId="34BD613F" w14:textId="4F04F6C0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6BB5767C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</w:t>
      </w:r>
      <w:r w:rsidR="006377A5">
        <w:rPr>
          <w:lang w:eastAsia="zh-CN"/>
        </w:rPr>
        <w:t>0916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0C8CDF01" w14:textId="77777777" w:rsidR="00AB1C8B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525138" w:history="1">
            <w:r w:rsidR="00AB1C8B" w:rsidRPr="00681708">
              <w:rPr>
                <w:rStyle w:val="a7"/>
              </w:rPr>
              <w:t>1.</w:t>
            </w:r>
            <w:r w:rsidR="00AB1C8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lang w:eastAsia="zh-CN"/>
              </w:rPr>
              <w:t>概述</w:t>
            </w:r>
            <w:r w:rsidR="00AB1C8B">
              <w:rPr>
                <w:webHidden/>
              </w:rPr>
              <w:tab/>
            </w:r>
            <w:r w:rsidR="00AB1C8B">
              <w:rPr>
                <w:webHidden/>
              </w:rPr>
              <w:fldChar w:fldCharType="begin"/>
            </w:r>
            <w:r w:rsidR="00AB1C8B">
              <w:rPr>
                <w:webHidden/>
              </w:rPr>
              <w:instrText xml:space="preserve"> PAGEREF _Toc33525138 \h </w:instrText>
            </w:r>
            <w:r w:rsidR="00AB1C8B">
              <w:rPr>
                <w:webHidden/>
              </w:rPr>
            </w:r>
            <w:r w:rsidR="00AB1C8B">
              <w:rPr>
                <w:webHidden/>
              </w:rPr>
              <w:fldChar w:fldCharType="separate"/>
            </w:r>
            <w:r w:rsidR="00AB1C8B">
              <w:rPr>
                <w:webHidden/>
              </w:rPr>
              <w:t>1</w:t>
            </w:r>
            <w:r w:rsidR="00AB1C8B">
              <w:rPr>
                <w:webHidden/>
              </w:rPr>
              <w:fldChar w:fldCharType="end"/>
            </w:r>
          </w:hyperlink>
        </w:p>
        <w:p w14:paraId="1353E037" w14:textId="77777777" w:rsidR="00AB1C8B" w:rsidRDefault="00F74B9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39" w:history="1">
            <w:r w:rsidR="00AB1C8B" w:rsidRPr="00681708">
              <w:rPr>
                <w:rStyle w:val="a7"/>
                <w:noProof/>
              </w:rPr>
              <w:t>1.1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目标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_Toc33525139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13CD4FF6" w14:textId="77777777" w:rsidR="00AB1C8B" w:rsidRDefault="00F74B9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0" w:history="1">
            <w:r w:rsidR="00AB1C8B" w:rsidRPr="00681708">
              <w:rPr>
                <w:rStyle w:val="a7"/>
                <w:noProof/>
              </w:rPr>
              <w:t>1.2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预期读者及阅读建议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_Toc33525140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468149C3" w14:textId="77777777" w:rsidR="00AB1C8B" w:rsidRDefault="00F74B9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1" w:history="1">
            <w:r w:rsidR="00AB1C8B" w:rsidRPr="00681708">
              <w:rPr>
                <w:rStyle w:val="a7"/>
                <w:noProof/>
              </w:rPr>
              <w:t>1.3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项目范围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_Toc33525141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68F79CEC" w14:textId="77777777" w:rsidR="00AB1C8B" w:rsidRDefault="00F74B9C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33525142" w:history="1">
            <w:r w:rsidR="00AB1C8B" w:rsidRPr="00681708">
              <w:rPr>
                <w:rStyle w:val="a7"/>
                <w:lang w:eastAsia="zh-CN"/>
              </w:rPr>
              <w:t>2.</w:t>
            </w:r>
            <w:r w:rsidR="00AB1C8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lang w:eastAsia="zh-CN"/>
              </w:rPr>
              <w:t>系统功能</w:t>
            </w:r>
            <w:r w:rsidR="00AB1C8B">
              <w:rPr>
                <w:webHidden/>
              </w:rPr>
              <w:tab/>
            </w:r>
            <w:r w:rsidR="00AB1C8B">
              <w:rPr>
                <w:webHidden/>
              </w:rPr>
              <w:fldChar w:fldCharType="begin"/>
            </w:r>
            <w:r w:rsidR="00AB1C8B">
              <w:rPr>
                <w:webHidden/>
              </w:rPr>
              <w:instrText xml:space="preserve"> PAGEREF _Toc33525142 \h </w:instrText>
            </w:r>
            <w:r w:rsidR="00AB1C8B">
              <w:rPr>
                <w:webHidden/>
              </w:rPr>
            </w:r>
            <w:r w:rsidR="00AB1C8B">
              <w:rPr>
                <w:webHidden/>
              </w:rPr>
              <w:fldChar w:fldCharType="separate"/>
            </w:r>
            <w:r w:rsidR="00AB1C8B">
              <w:rPr>
                <w:webHidden/>
              </w:rPr>
              <w:t>1</w:t>
            </w:r>
            <w:r w:rsidR="00AB1C8B">
              <w:rPr>
                <w:webHidden/>
              </w:rPr>
              <w:fldChar w:fldCharType="end"/>
            </w:r>
          </w:hyperlink>
        </w:p>
        <w:p w14:paraId="7E4BF6D4" w14:textId="77777777" w:rsidR="00AB1C8B" w:rsidRDefault="00F74B9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3" w:history="1">
            <w:r w:rsidR="00AB1C8B" w:rsidRPr="00681708">
              <w:rPr>
                <w:rStyle w:val="a7"/>
                <w:noProof/>
              </w:rPr>
              <w:t>2.1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珊瑚功能开发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_Toc33525143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43490ED6" w14:textId="77777777" w:rsidR="00AB1C8B" w:rsidRDefault="00F74B9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4" w:history="1">
            <w:r w:rsidR="00AB1C8B" w:rsidRPr="00681708">
              <w:rPr>
                <w:rStyle w:val="a7"/>
                <w:noProof/>
              </w:rPr>
              <w:t>2.2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产品配置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_Toc33525144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3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64CB1044" w14:textId="77777777" w:rsidR="00AB1C8B" w:rsidRDefault="00F74B9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5" w:history="1">
            <w:r w:rsidR="00AB1C8B" w:rsidRPr="00681708">
              <w:rPr>
                <w:rStyle w:val="a7"/>
                <w:noProof/>
              </w:rPr>
              <w:t>2.3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用户使用服务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_Toc33525145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3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8934B1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CF0F0D">
        <w:tc>
          <w:tcPr>
            <w:tcW w:w="2160" w:type="dxa"/>
            <w:tcBorders>
              <w:top w:val="nil"/>
            </w:tcBorders>
          </w:tcPr>
          <w:p w14:paraId="5F9075F9" w14:textId="77777777" w:rsidR="00400FF2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  <w:p w14:paraId="3BE94C2A" w14:textId="3ECB75C6" w:rsidR="00D21F2A" w:rsidRDefault="00D21F2A" w:rsidP="00CF0F0D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</w:tcBorders>
          </w:tcPr>
          <w:p w14:paraId="1E71FCCF" w14:textId="77777777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</w:t>
            </w:r>
            <w:r w:rsidR="00E36D03">
              <w:rPr>
                <w:lang w:eastAsia="zh-CN"/>
              </w:rPr>
              <w:t>0916</w:t>
            </w:r>
          </w:p>
          <w:p w14:paraId="001BBA6F" w14:textId="358780EA" w:rsidR="00D21F2A" w:rsidRDefault="00D21F2A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20200918</w:t>
            </w:r>
          </w:p>
        </w:tc>
        <w:tc>
          <w:tcPr>
            <w:tcW w:w="4954" w:type="dxa"/>
            <w:tcBorders>
              <w:top w:val="nil"/>
            </w:tcBorders>
          </w:tcPr>
          <w:p w14:paraId="35F19EE9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  <w:p w14:paraId="42CBD944" w14:textId="622EF18F" w:rsidR="00D21F2A" w:rsidRDefault="00D21F2A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修改鉴权规则</w:t>
            </w:r>
          </w:p>
        </w:tc>
        <w:tc>
          <w:tcPr>
            <w:tcW w:w="1584" w:type="dxa"/>
            <w:tcBorders>
              <w:top w:val="nil"/>
            </w:tcBorders>
          </w:tcPr>
          <w:p w14:paraId="3DF5F070" w14:textId="77777777" w:rsidR="00400FF2" w:rsidRDefault="00400FF2" w:rsidP="00CF0F0D">
            <w:pPr>
              <w:spacing w:before="40" w:after="40"/>
            </w:pPr>
            <w:r>
              <w:t>V1.0</w:t>
            </w:r>
          </w:p>
          <w:p w14:paraId="215ACE3D" w14:textId="1ABABCC6" w:rsidR="00D21F2A" w:rsidRDefault="00D21F2A" w:rsidP="00CF0F0D">
            <w:pPr>
              <w:spacing w:before="40" w:after="40"/>
            </w:pPr>
            <w:r>
              <w:t>V2.0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33525138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33525139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1BABD501" w:rsidR="00F74C41" w:rsidRDefault="00CC27D1" w:rsidP="008A1CE6">
      <w:pPr>
        <w:rPr>
          <w:lang w:eastAsia="zh-CN"/>
        </w:rPr>
      </w:pPr>
      <w:r>
        <w:rPr>
          <w:rFonts w:hint="eastAsia"/>
          <w:lang w:eastAsia="zh-CN"/>
        </w:rPr>
        <w:t>为此项目开发一套服务页面，用户通过链接</w:t>
      </w:r>
      <w:proofErr w:type="gramStart"/>
      <w:r w:rsidR="00024896">
        <w:rPr>
          <w:rFonts w:hint="eastAsia"/>
          <w:lang w:eastAsia="zh-CN"/>
        </w:rPr>
        <w:t>实现卡</w:t>
      </w:r>
      <w:proofErr w:type="gramEnd"/>
      <w:r w:rsidR="00024896">
        <w:rPr>
          <w:rFonts w:hint="eastAsia"/>
          <w:lang w:eastAsia="zh-CN"/>
        </w:rPr>
        <w:t>激活、信息完善、服务使用完整流程。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33525140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33525142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5D1E1744" w14:textId="3286E2F8" w:rsidR="0028335E" w:rsidRDefault="006601AF" w:rsidP="00037D96">
      <w:pPr>
        <w:pStyle w:val="2"/>
      </w:pPr>
      <w:bookmarkStart w:id="17" w:name="_Toc33525143"/>
      <w:r>
        <w:rPr>
          <w:rFonts w:hint="eastAsia"/>
        </w:rPr>
        <w:t>页面开发</w:t>
      </w:r>
      <w:bookmarkEnd w:id="17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823"/>
      </w:tblGrid>
      <w:tr w:rsidR="0073334C" w14:paraId="1C1EE95F" w14:textId="77777777" w:rsidTr="00D11D85">
        <w:tc>
          <w:tcPr>
            <w:tcW w:w="4815" w:type="dxa"/>
          </w:tcPr>
          <w:p w14:paraId="1E357FC0" w14:textId="359AE6EC" w:rsidR="0073334C" w:rsidRDefault="00024896" w:rsidP="0002489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23" w:type="dxa"/>
          </w:tcPr>
          <w:p w14:paraId="0572B1E2" w14:textId="55D35771" w:rsidR="0073334C" w:rsidRDefault="00024896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73334C" w14:paraId="3F9451B1" w14:textId="77777777" w:rsidTr="00D11D85">
        <w:tc>
          <w:tcPr>
            <w:tcW w:w="4815" w:type="dxa"/>
          </w:tcPr>
          <w:p w14:paraId="14FF08AB" w14:textId="77777777" w:rsidR="0073334C" w:rsidRDefault="00AD4F88" w:rsidP="0002489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2139F36" wp14:editId="479E2D34">
                  <wp:extent cx="2160000" cy="3856758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56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67381" w14:textId="06E27592" w:rsidR="00361891" w:rsidRDefault="00361891" w:rsidP="0002489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8C50CF9" wp14:editId="5EA61023">
                  <wp:extent cx="2160000" cy="1839217"/>
                  <wp:effectExtent l="0" t="0" r="0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39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B92D0" w14:textId="2276DD01" w:rsidR="00515CF9" w:rsidRDefault="00262406" w:rsidP="0002489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5092191" wp14:editId="277FF3F4">
                  <wp:extent cx="2160000" cy="1817143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1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75997C15" w14:textId="5A98BA96" w:rsidR="0073334C" w:rsidRDefault="00AD4F88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</w:t>
            </w:r>
            <w:r w:rsidR="007A27C2">
              <w:rPr>
                <w:rFonts w:hint="eastAsia"/>
                <w:lang w:eastAsia="zh-CN"/>
              </w:rPr>
              <w:t>：</w:t>
            </w:r>
            <w:hyperlink r:id="rId14" w:history="1">
              <w:r w:rsidR="007A27C2" w:rsidRPr="00C816D3">
                <w:rPr>
                  <w:rStyle w:val="a7"/>
                  <w:lang w:eastAsia="zh-CN"/>
                </w:rPr>
                <w:t>https://share.weiyun.com/vjBec0ND</w:t>
              </w:r>
            </w:hyperlink>
          </w:p>
          <w:p w14:paraId="6145BA15" w14:textId="77777777" w:rsidR="00AD4F88" w:rsidRDefault="00AD4F88" w:rsidP="0073334C">
            <w:pPr>
              <w:rPr>
                <w:lang w:eastAsia="zh-CN"/>
              </w:rPr>
            </w:pPr>
          </w:p>
          <w:p w14:paraId="44F01E8B" w14:textId="77777777" w:rsidR="00AD4F88" w:rsidRPr="00AD4F88" w:rsidRDefault="00AD4F88" w:rsidP="0073334C">
            <w:pPr>
              <w:rPr>
                <w:b/>
                <w:lang w:eastAsia="zh-CN"/>
              </w:rPr>
            </w:pPr>
            <w:r w:rsidRPr="00AD4F88">
              <w:rPr>
                <w:rFonts w:hint="eastAsia"/>
                <w:b/>
                <w:lang w:eastAsia="zh-CN"/>
              </w:rPr>
              <w:t>登录页</w:t>
            </w:r>
          </w:p>
          <w:p w14:paraId="4AD0875F" w14:textId="77777777" w:rsidR="00AD4F88" w:rsidRDefault="00AD4F88" w:rsidP="0073334C">
            <w:pPr>
              <w:rPr>
                <w:lang w:eastAsia="zh-CN"/>
              </w:rPr>
            </w:pPr>
          </w:p>
          <w:p w14:paraId="10196EF2" w14:textId="74A14695" w:rsidR="00AD4F88" w:rsidRDefault="00AD4F88" w:rsidP="00AD4F88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提供一个服务链接，对方传输</w:t>
            </w:r>
            <w:r w:rsidR="00E51D95">
              <w:rPr>
                <w:rFonts w:hint="eastAsia"/>
                <w:lang w:eastAsia="zh-CN"/>
              </w:rPr>
              <w:t>产品标识码和</w:t>
            </w:r>
            <w:del w:id="18" w:author="Microsoft 帐户" w:date="2020-09-18T10:29:00Z">
              <w:r w:rsidR="00E51D95" w:rsidDel="00BB300B">
                <w:rPr>
                  <w:rFonts w:hint="eastAsia"/>
                  <w:lang w:eastAsia="zh-CN"/>
                </w:rPr>
                <w:delText>卡号</w:delText>
              </w:r>
            </w:del>
            <w:proofErr w:type="gramStart"/>
            <w:ins w:id="19" w:author="Microsoft 帐户" w:date="2020-09-18T10:29:00Z">
              <w:r w:rsidR="00BB300B">
                <w:rPr>
                  <w:rFonts w:hint="eastAsia"/>
                  <w:lang w:eastAsia="zh-CN"/>
                </w:rPr>
                <w:t>微信</w:t>
              </w:r>
              <w:proofErr w:type="spellStart"/>
              <w:r w:rsidR="00BB300B">
                <w:rPr>
                  <w:rFonts w:hint="eastAsia"/>
                  <w:lang w:eastAsia="zh-CN"/>
                </w:rPr>
                <w:t>openid</w:t>
              </w:r>
            </w:ins>
            <w:proofErr w:type="spellEnd"/>
            <w:r w:rsidR="00E51D95">
              <w:rPr>
                <w:rFonts w:hint="eastAsia"/>
                <w:lang w:eastAsia="zh-CN"/>
              </w:rPr>
              <w:t>进鉴</w:t>
            </w:r>
            <w:proofErr w:type="gramEnd"/>
            <w:r w:rsidR="00E51D95">
              <w:rPr>
                <w:rFonts w:hint="eastAsia"/>
                <w:lang w:eastAsia="zh-CN"/>
              </w:rPr>
              <w:t>权，产品标识码区分产品，</w:t>
            </w:r>
            <w:del w:id="20" w:author="Microsoft 帐户" w:date="2020-09-18T10:31:00Z">
              <w:r w:rsidR="00E51D95" w:rsidDel="00BB300B">
                <w:rPr>
                  <w:rFonts w:hint="eastAsia"/>
                  <w:lang w:eastAsia="zh-CN"/>
                </w:rPr>
                <w:delText>卡号</w:delText>
              </w:r>
            </w:del>
            <w:proofErr w:type="spellStart"/>
            <w:ins w:id="21" w:author="Microsoft 帐户" w:date="2020-09-18T10:31:00Z">
              <w:r w:rsidR="00BB300B">
                <w:rPr>
                  <w:rFonts w:hint="eastAsia"/>
                  <w:lang w:eastAsia="zh-CN"/>
                </w:rPr>
                <w:t>openid</w:t>
              </w:r>
            </w:ins>
            <w:proofErr w:type="spellEnd"/>
            <w:r w:rsidR="00E51D95">
              <w:rPr>
                <w:rFonts w:hint="eastAsia"/>
                <w:lang w:eastAsia="zh-CN"/>
              </w:rPr>
              <w:t>作为用户唯一标识</w:t>
            </w:r>
            <w:r>
              <w:rPr>
                <w:rFonts w:hint="eastAsia"/>
                <w:lang w:eastAsia="zh-CN"/>
              </w:rPr>
              <w:t>：</w:t>
            </w:r>
          </w:p>
          <w:p w14:paraId="6E3FECBE" w14:textId="337D5BB8" w:rsidR="00AD4F88" w:rsidRDefault="00AD4F88" w:rsidP="00AD4F88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</w:t>
            </w:r>
            <w:ins w:id="22" w:author="Microsoft 帐户" w:date="2020-09-18T10:39:00Z">
              <w:r w:rsidR="006F63E6">
                <w:rPr>
                  <w:rFonts w:hint="eastAsia"/>
                  <w:lang w:eastAsia="zh-CN"/>
                </w:rPr>
                <w:t>在</w:t>
              </w:r>
            </w:ins>
            <w:ins w:id="23" w:author="Microsoft 帐户" w:date="2020-09-18T10:35:00Z">
              <w:r w:rsidR="00BB300B">
                <w:rPr>
                  <w:rFonts w:hint="eastAsia"/>
                  <w:lang w:eastAsia="zh-CN"/>
                </w:rPr>
                <w:t>此产品下的</w:t>
              </w:r>
            </w:ins>
            <w:ins w:id="24" w:author="Microsoft 帐户" w:date="2020-09-18T10:31:00Z">
              <w:r w:rsidR="00BB300B">
                <w:rPr>
                  <w:rFonts w:hint="eastAsia"/>
                  <w:lang w:eastAsia="zh-CN"/>
                </w:rPr>
                <w:t>备案信息</w:t>
              </w:r>
            </w:ins>
            <w:ins w:id="25" w:author="Microsoft 帐户" w:date="2020-09-18T10:39:00Z">
              <w:r w:rsidR="006F63E6">
                <w:rPr>
                  <w:rFonts w:hint="eastAsia"/>
                  <w:lang w:eastAsia="zh-CN"/>
                </w:rPr>
                <w:t>未关联该</w:t>
              </w:r>
              <w:proofErr w:type="spellStart"/>
              <w:r w:rsidR="006F63E6">
                <w:rPr>
                  <w:rFonts w:hint="eastAsia"/>
                  <w:lang w:eastAsia="zh-CN"/>
                </w:rPr>
                <w:t>openid</w:t>
              </w:r>
            </w:ins>
            <w:proofErr w:type="spellEnd"/>
            <w:del w:id="26" w:author="Microsoft 帐户" w:date="2020-09-18T10:31:00Z">
              <w:r w:rsidDel="00BB300B">
                <w:rPr>
                  <w:rFonts w:hint="eastAsia"/>
                  <w:lang w:eastAsia="zh-CN"/>
                </w:rPr>
                <w:delText>卡号未激活</w:delText>
              </w:r>
            </w:del>
            <w:r>
              <w:rPr>
                <w:rFonts w:hint="eastAsia"/>
                <w:lang w:eastAsia="zh-CN"/>
              </w:rPr>
              <w:t>，需要用户在此页面输入卡号卡</w:t>
            </w:r>
            <w:proofErr w:type="gramStart"/>
            <w:r>
              <w:rPr>
                <w:rFonts w:hint="eastAsia"/>
                <w:lang w:eastAsia="zh-CN"/>
              </w:rPr>
              <w:t>密进行</w:t>
            </w:r>
            <w:proofErr w:type="gramEnd"/>
            <w:r>
              <w:rPr>
                <w:rFonts w:hint="eastAsia"/>
                <w:lang w:eastAsia="zh-CN"/>
              </w:rPr>
              <w:t>激活，点击登录</w:t>
            </w:r>
            <w:proofErr w:type="gramStart"/>
            <w:r>
              <w:rPr>
                <w:rFonts w:hint="eastAsia"/>
                <w:lang w:eastAsia="zh-CN"/>
              </w:rPr>
              <w:t>时判断</w:t>
            </w:r>
            <w:proofErr w:type="gramEnd"/>
            <w:r>
              <w:rPr>
                <w:rFonts w:hint="eastAsia"/>
                <w:lang w:eastAsia="zh-CN"/>
              </w:rPr>
              <w:t>弹出相应提示</w:t>
            </w:r>
            <w:r w:rsidR="000A09D3">
              <w:rPr>
                <w:rFonts w:hint="eastAsia"/>
                <w:lang w:eastAsia="zh-CN"/>
              </w:rPr>
              <w:t>，卡号卡密输入正确则进入</w:t>
            </w:r>
            <w:r w:rsidR="000A09D3" w:rsidRPr="000A09D3">
              <w:rPr>
                <w:rFonts w:hint="eastAsia"/>
                <w:b/>
                <w:lang w:eastAsia="zh-CN"/>
              </w:rPr>
              <w:t>信息完善页面</w:t>
            </w:r>
            <w:ins w:id="27" w:author="Microsoft 帐户" w:date="2020-09-18T10:32:00Z">
              <w:r w:rsidR="00BB300B" w:rsidRPr="00B14866">
                <w:rPr>
                  <w:rFonts w:hint="eastAsia"/>
                  <w:lang w:eastAsia="zh-CN"/>
                </w:rPr>
                <w:t>，并将</w:t>
              </w:r>
              <w:proofErr w:type="spellStart"/>
              <w:r w:rsidR="00BB300B" w:rsidRPr="00B14866">
                <w:rPr>
                  <w:rFonts w:hint="eastAsia"/>
                  <w:lang w:eastAsia="zh-CN"/>
                </w:rPr>
                <w:t>openid</w:t>
              </w:r>
              <w:proofErr w:type="spellEnd"/>
              <w:r w:rsidR="00BB300B" w:rsidRPr="00B14866">
                <w:rPr>
                  <w:rFonts w:hint="eastAsia"/>
                  <w:lang w:eastAsia="zh-CN"/>
                </w:rPr>
                <w:t>同时保存到备案信息。</w:t>
              </w:r>
            </w:ins>
          </w:p>
          <w:p w14:paraId="2E132986" w14:textId="3CF90028" w:rsidR="00AD4F88" w:rsidRDefault="00AD4F88" w:rsidP="00AD4F88">
            <w:pPr>
              <w:pStyle w:val="ab"/>
              <w:numPr>
                <w:ilvl w:val="1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卡号卡密不能为空</w:t>
            </w:r>
          </w:p>
          <w:p w14:paraId="5130314C" w14:textId="52071ADB" w:rsidR="00AD4F88" w:rsidRDefault="00AD4F88" w:rsidP="00AD4F88">
            <w:pPr>
              <w:pStyle w:val="ab"/>
              <w:numPr>
                <w:ilvl w:val="1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卡号不存在</w:t>
            </w:r>
          </w:p>
          <w:p w14:paraId="759E367F" w14:textId="1D7595AA" w:rsidR="00AD4F88" w:rsidRDefault="00AD4F88" w:rsidP="00AD4F88">
            <w:pPr>
              <w:pStyle w:val="ab"/>
              <w:numPr>
                <w:ilvl w:val="1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卡号已过期</w:t>
            </w:r>
          </w:p>
          <w:p w14:paraId="18EED583" w14:textId="6746E99E" w:rsidR="00B80E92" w:rsidRDefault="00E51D95" w:rsidP="00B80E92">
            <w:pPr>
              <w:pStyle w:val="ab"/>
              <w:numPr>
                <w:ilvl w:val="1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本页面不允许激活该卡</w:t>
            </w:r>
            <w:r w:rsidR="00B80E92">
              <w:rPr>
                <w:rFonts w:hint="eastAsia"/>
                <w:lang w:eastAsia="zh-CN"/>
              </w:rPr>
              <w:t>（</w:t>
            </w:r>
            <w:r w:rsidR="00262406">
              <w:rPr>
                <w:rFonts w:hint="eastAsia"/>
                <w:lang w:eastAsia="zh-CN"/>
              </w:rPr>
              <w:t>此页面</w:t>
            </w:r>
            <w:r w:rsidR="00B80E92">
              <w:rPr>
                <w:rFonts w:hint="eastAsia"/>
                <w:lang w:eastAsia="zh-CN"/>
              </w:rPr>
              <w:t>只能激活产品：</w:t>
            </w:r>
            <w:r w:rsidR="00B80E92" w:rsidRPr="00B80E92">
              <w:rPr>
                <w:lang w:eastAsia="zh-CN"/>
              </w:rPr>
              <w:t>I20BQ6</w:t>
            </w:r>
            <w:r w:rsidR="00B80E92">
              <w:rPr>
                <w:rFonts w:hint="eastAsia"/>
                <w:lang w:eastAsia="zh-CN"/>
              </w:rPr>
              <w:t>）</w:t>
            </w:r>
          </w:p>
          <w:p w14:paraId="3BD25B30" w14:textId="04BB2938" w:rsidR="00B80E92" w:rsidRDefault="00B80E92" w:rsidP="00B80E92">
            <w:pPr>
              <w:pStyle w:val="ab"/>
              <w:numPr>
                <w:ilvl w:val="1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卡号卡密输入有误</w:t>
            </w:r>
          </w:p>
          <w:p w14:paraId="1B29055D" w14:textId="67D16EF2" w:rsidR="00B80E92" w:rsidRDefault="000A09D3" w:rsidP="00B80E92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</w:t>
            </w:r>
            <w:del w:id="28" w:author="Microsoft 帐户" w:date="2020-09-18T10:33:00Z">
              <w:r w:rsidDel="00BB300B">
                <w:rPr>
                  <w:rFonts w:hint="eastAsia"/>
                  <w:lang w:eastAsia="zh-CN"/>
                </w:rPr>
                <w:delText>卡号已激活</w:delText>
              </w:r>
            </w:del>
            <w:ins w:id="29" w:author="Microsoft 帐户" w:date="2020-09-18T10:33:00Z">
              <w:r w:rsidR="00BB300B">
                <w:rPr>
                  <w:rFonts w:hint="eastAsia"/>
                  <w:lang w:eastAsia="zh-CN"/>
                </w:rPr>
                <w:t>该</w:t>
              </w:r>
              <w:proofErr w:type="spellStart"/>
              <w:r w:rsidR="00BB300B">
                <w:rPr>
                  <w:rFonts w:hint="eastAsia"/>
                  <w:lang w:eastAsia="zh-CN"/>
                </w:rPr>
                <w:t>openid</w:t>
              </w:r>
              <w:proofErr w:type="spellEnd"/>
              <w:r w:rsidR="00BB300B">
                <w:rPr>
                  <w:rFonts w:hint="eastAsia"/>
                  <w:lang w:eastAsia="zh-CN"/>
                </w:rPr>
                <w:t>已关联了备案信息</w:t>
              </w:r>
            </w:ins>
            <w:proofErr w:type="gramStart"/>
            <w:r>
              <w:rPr>
                <w:rFonts w:hint="eastAsia"/>
                <w:lang w:eastAsia="zh-CN"/>
              </w:rPr>
              <w:t>且</w:t>
            </w:r>
            <w:ins w:id="30" w:author="Microsoft 帐户" w:date="2020-09-18T10:38:00Z">
              <w:r w:rsidR="006F63E6">
                <w:rPr>
                  <w:rFonts w:hint="eastAsia"/>
                  <w:lang w:eastAsia="zh-CN"/>
                </w:rPr>
                <w:t>最新</w:t>
              </w:r>
              <w:proofErr w:type="gramEnd"/>
              <w:r w:rsidR="006F63E6">
                <w:rPr>
                  <w:rFonts w:hint="eastAsia"/>
                  <w:lang w:eastAsia="zh-CN"/>
                </w:rPr>
                <w:t>备案的卡</w:t>
              </w:r>
            </w:ins>
            <w:r>
              <w:rPr>
                <w:rFonts w:hint="eastAsia"/>
                <w:lang w:eastAsia="zh-CN"/>
              </w:rPr>
              <w:t>仍在有效期内，进入</w:t>
            </w:r>
            <w:r w:rsidRPr="00262406">
              <w:rPr>
                <w:rFonts w:hint="eastAsia"/>
                <w:b/>
                <w:lang w:eastAsia="zh-CN"/>
              </w:rPr>
              <w:t>服</w:t>
            </w:r>
            <w:bookmarkStart w:id="31" w:name="_GoBack"/>
            <w:bookmarkEnd w:id="31"/>
            <w:r w:rsidRPr="00262406">
              <w:rPr>
                <w:rFonts w:hint="eastAsia"/>
                <w:b/>
                <w:lang w:eastAsia="zh-CN"/>
              </w:rPr>
              <w:t>务集成页</w:t>
            </w:r>
          </w:p>
          <w:p w14:paraId="306C2355" w14:textId="767429F0" w:rsidR="00AD4F88" w:rsidRPr="000A09D3" w:rsidRDefault="000A09D3" w:rsidP="00262406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</w:t>
            </w:r>
            <w:del w:id="32" w:author="Microsoft 帐户" w:date="2020-09-18T10:33:00Z">
              <w:r w:rsidDel="00BB300B">
                <w:rPr>
                  <w:rFonts w:hint="eastAsia"/>
                  <w:lang w:eastAsia="zh-CN"/>
                </w:rPr>
                <w:delText>卡号</w:delText>
              </w:r>
              <w:r w:rsidR="00262406" w:rsidDel="00BB300B">
                <w:rPr>
                  <w:rFonts w:hint="eastAsia"/>
                  <w:lang w:eastAsia="zh-CN"/>
                </w:rPr>
                <w:delText>激活过但</w:delText>
              </w:r>
            </w:del>
            <w:ins w:id="33" w:author="Microsoft 帐户" w:date="2020-09-18T10:33:00Z">
              <w:r w:rsidR="00BB300B">
                <w:rPr>
                  <w:rFonts w:hint="eastAsia"/>
                  <w:lang w:eastAsia="zh-CN"/>
                </w:rPr>
                <w:t>该</w:t>
              </w:r>
              <w:proofErr w:type="spellStart"/>
              <w:r w:rsidR="00BB300B">
                <w:rPr>
                  <w:rFonts w:hint="eastAsia"/>
                  <w:lang w:eastAsia="zh-CN"/>
                </w:rPr>
                <w:t>openid</w:t>
              </w:r>
            </w:ins>
            <w:proofErr w:type="spellEnd"/>
            <w:ins w:id="34" w:author="Microsoft 帐户" w:date="2020-09-18T10:34:00Z">
              <w:r w:rsidR="00BB300B">
                <w:rPr>
                  <w:rFonts w:hint="eastAsia"/>
                  <w:lang w:eastAsia="zh-CN"/>
                </w:rPr>
                <w:t>关联的所有备案信息</w:t>
              </w:r>
            </w:ins>
            <w:r w:rsidR="00262406">
              <w:rPr>
                <w:rFonts w:hint="eastAsia"/>
                <w:lang w:eastAsia="zh-CN"/>
              </w:rPr>
              <w:t>已过服务有效期</w:t>
            </w:r>
            <w:r>
              <w:rPr>
                <w:rFonts w:hint="eastAsia"/>
                <w:lang w:eastAsia="zh-CN"/>
              </w:rPr>
              <w:t>，停留在</w:t>
            </w:r>
            <w:del w:id="35" w:author="Microsoft 帐户" w:date="2020-09-18T10:35:00Z">
              <w:r w:rsidDel="00BB300B">
                <w:rPr>
                  <w:rFonts w:hint="eastAsia"/>
                  <w:lang w:eastAsia="zh-CN"/>
                </w:rPr>
                <w:delText>服务集成页</w:delText>
              </w:r>
            </w:del>
            <w:ins w:id="36" w:author="Microsoft 帐户" w:date="2020-09-18T10:35:00Z">
              <w:r w:rsidR="00BB300B">
                <w:rPr>
                  <w:rFonts w:hint="eastAsia"/>
                  <w:lang w:eastAsia="zh-CN"/>
                </w:rPr>
                <w:t>登录</w:t>
              </w:r>
              <w:proofErr w:type="gramStart"/>
              <w:r w:rsidR="00BB300B">
                <w:rPr>
                  <w:rFonts w:hint="eastAsia"/>
                  <w:lang w:eastAsia="zh-CN"/>
                </w:rPr>
                <w:t>页</w:t>
              </w:r>
            </w:ins>
            <w:r>
              <w:rPr>
                <w:rFonts w:hint="eastAsia"/>
                <w:lang w:eastAsia="zh-CN"/>
              </w:rPr>
              <w:t>同时弹窗</w:t>
            </w:r>
            <w:proofErr w:type="gramEnd"/>
            <w:r w:rsidR="00CC4D5E">
              <w:rPr>
                <w:rFonts w:hint="eastAsia"/>
                <w:lang w:eastAsia="zh-CN"/>
              </w:rPr>
              <w:t>提示过期</w:t>
            </w:r>
            <w:r w:rsidR="0019621E">
              <w:rPr>
                <w:rFonts w:hint="eastAsia"/>
                <w:lang w:eastAsia="zh-CN"/>
              </w:rPr>
              <w:t>，点击【确定】</w:t>
            </w:r>
            <w:del w:id="37" w:author="Microsoft 帐户" w:date="2020-09-18T10:35:00Z">
              <w:r w:rsidR="0019621E" w:rsidDel="00BB300B">
                <w:rPr>
                  <w:rFonts w:hint="eastAsia"/>
                  <w:lang w:eastAsia="zh-CN"/>
                </w:rPr>
                <w:delText>返回</w:delText>
              </w:r>
              <w:r w:rsidR="0019621E" w:rsidRPr="0019621E" w:rsidDel="00BB300B">
                <w:rPr>
                  <w:rFonts w:hint="eastAsia"/>
                  <w:b/>
                  <w:lang w:eastAsia="zh-CN"/>
                </w:rPr>
                <w:delText>登录页面</w:delText>
              </w:r>
            </w:del>
            <w:proofErr w:type="gramStart"/>
            <w:ins w:id="38" w:author="Microsoft 帐户" w:date="2020-09-18T10:35:00Z">
              <w:r w:rsidR="00BB300B">
                <w:rPr>
                  <w:rFonts w:hint="eastAsia"/>
                  <w:lang w:eastAsia="zh-CN"/>
                </w:rPr>
                <w:t>关闭弹窗</w:t>
              </w:r>
            </w:ins>
            <w:proofErr w:type="gramEnd"/>
          </w:p>
        </w:tc>
      </w:tr>
      <w:tr w:rsidR="0073334C" w14:paraId="4E3F1AF1" w14:textId="77777777" w:rsidTr="00D11D85">
        <w:tc>
          <w:tcPr>
            <w:tcW w:w="4815" w:type="dxa"/>
          </w:tcPr>
          <w:p w14:paraId="380EB6AA" w14:textId="15E938CF" w:rsidR="0073334C" w:rsidRDefault="00C76BE8" w:rsidP="0002489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F3517B8" wp14:editId="178B9BA0">
                  <wp:extent cx="2160000" cy="3840000"/>
                  <wp:effectExtent l="0" t="0" r="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2D76E3A1" w14:textId="77777777" w:rsidR="0073334C" w:rsidRDefault="0073334C" w:rsidP="0073334C">
            <w:pPr>
              <w:rPr>
                <w:lang w:eastAsia="zh-CN"/>
              </w:rPr>
            </w:pPr>
          </w:p>
          <w:p w14:paraId="3E949C5D" w14:textId="77777777" w:rsidR="0074729D" w:rsidRPr="0074729D" w:rsidRDefault="0074729D" w:rsidP="0073334C">
            <w:pPr>
              <w:rPr>
                <w:b/>
                <w:lang w:eastAsia="zh-CN"/>
              </w:rPr>
            </w:pPr>
            <w:r w:rsidRPr="0074729D">
              <w:rPr>
                <w:rFonts w:hint="eastAsia"/>
                <w:b/>
                <w:lang w:eastAsia="zh-CN"/>
              </w:rPr>
              <w:t>信息完善页面</w:t>
            </w:r>
          </w:p>
          <w:p w14:paraId="5F313564" w14:textId="77777777" w:rsidR="0074729D" w:rsidRDefault="0074729D" w:rsidP="0073334C">
            <w:pPr>
              <w:rPr>
                <w:lang w:eastAsia="zh-CN"/>
              </w:rPr>
            </w:pPr>
          </w:p>
          <w:p w14:paraId="3BD086F0" w14:textId="77777777" w:rsidR="004445B0" w:rsidRDefault="004445B0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姓名：必填项</w:t>
            </w:r>
          </w:p>
          <w:p w14:paraId="143C21EB" w14:textId="7901ADE3" w:rsidR="004445B0" w:rsidRDefault="004445B0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出生日期：</w:t>
            </w:r>
            <w:r w:rsidR="007E19D4">
              <w:rPr>
                <w:rFonts w:hint="eastAsia"/>
                <w:lang w:eastAsia="zh-CN"/>
              </w:rPr>
              <w:t>非</w:t>
            </w:r>
            <w:r w:rsidR="00CC4D5E">
              <w:rPr>
                <w:rFonts w:hint="eastAsia"/>
                <w:lang w:eastAsia="zh-CN"/>
              </w:rPr>
              <w:t>必填</w:t>
            </w:r>
          </w:p>
          <w:p w14:paraId="57333569" w14:textId="77777777" w:rsidR="004445B0" w:rsidRDefault="004445B0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城市：非必填</w:t>
            </w:r>
          </w:p>
          <w:p w14:paraId="6294D03D" w14:textId="77777777" w:rsidR="004445B0" w:rsidRDefault="004445B0" w:rsidP="0073334C">
            <w:pPr>
              <w:rPr>
                <w:lang w:eastAsia="zh-CN"/>
              </w:rPr>
            </w:pPr>
          </w:p>
          <w:p w14:paraId="2782568D" w14:textId="7170D58B" w:rsidR="004445B0" w:rsidRDefault="004445B0" w:rsidP="0073334C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必填项填写</w:t>
            </w:r>
            <w:proofErr w:type="gramEnd"/>
            <w:r>
              <w:rPr>
                <w:rFonts w:hint="eastAsia"/>
                <w:lang w:eastAsia="zh-CN"/>
              </w:rPr>
              <w:t>完整后可点击【保存】，点击后将用户数据保存至后台</w:t>
            </w:r>
            <w:r w:rsidR="00C44253">
              <w:rPr>
                <w:rFonts w:hint="eastAsia"/>
                <w:lang w:eastAsia="zh-CN"/>
              </w:rPr>
              <w:t>，同时进入</w:t>
            </w:r>
            <w:r w:rsidR="00C44253" w:rsidRPr="00C44253">
              <w:rPr>
                <w:rFonts w:hint="eastAsia"/>
                <w:b/>
                <w:lang w:eastAsia="zh-CN"/>
              </w:rPr>
              <w:t>服务集成页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 w:rsidR="0073334C" w14:paraId="5C57E766" w14:textId="77777777" w:rsidTr="00D11D85">
        <w:tc>
          <w:tcPr>
            <w:tcW w:w="4815" w:type="dxa"/>
          </w:tcPr>
          <w:p w14:paraId="65F96079" w14:textId="13245C3E" w:rsidR="0073334C" w:rsidRDefault="00C44253" w:rsidP="0002489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4F37383" wp14:editId="02C51A74">
                  <wp:extent cx="2160000" cy="3820299"/>
                  <wp:effectExtent l="0" t="0" r="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20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5910E42A" w14:textId="77777777" w:rsidR="0073334C" w:rsidRDefault="0073334C" w:rsidP="0073334C">
            <w:pPr>
              <w:rPr>
                <w:lang w:eastAsia="zh-CN"/>
              </w:rPr>
            </w:pPr>
          </w:p>
          <w:p w14:paraId="62F2C70D" w14:textId="77777777" w:rsidR="00AA6BC3" w:rsidRPr="00AA6BC3" w:rsidRDefault="00AA6BC3" w:rsidP="0073334C">
            <w:pPr>
              <w:rPr>
                <w:b/>
                <w:lang w:eastAsia="zh-CN"/>
              </w:rPr>
            </w:pPr>
            <w:r w:rsidRPr="00AA6BC3">
              <w:rPr>
                <w:rFonts w:hint="eastAsia"/>
                <w:b/>
                <w:lang w:eastAsia="zh-CN"/>
              </w:rPr>
              <w:t>服务集成页</w:t>
            </w:r>
          </w:p>
          <w:p w14:paraId="16CB2FEB" w14:textId="77777777" w:rsidR="00AA6BC3" w:rsidRDefault="00AA6BC3" w:rsidP="0073334C">
            <w:pPr>
              <w:rPr>
                <w:lang w:eastAsia="zh-CN"/>
              </w:rPr>
            </w:pPr>
          </w:p>
          <w:p w14:paraId="2BBBFEC9" w14:textId="77777777" w:rsidR="00AA6BC3" w:rsidRDefault="00AA6BC3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有</w:t>
            </w: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个服务入口</w:t>
            </w:r>
          </w:p>
          <w:p w14:paraId="69E84D8D" w14:textId="77777777" w:rsidR="00AA6BC3" w:rsidRDefault="00AA6BC3" w:rsidP="00AA6BC3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紧急救援</w:t>
            </w:r>
          </w:p>
          <w:p w14:paraId="47E9E091" w14:textId="77777777" w:rsidR="00AA6BC3" w:rsidRDefault="00AA6BC3" w:rsidP="00AA6BC3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自助挂号</w:t>
            </w:r>
          </w:p>
          <w:p w14:paraId="5C4D70FE" w14:textId="77777777" w:rsidR="00AA6BC3" w:rsidRDefault="00AA6BC3" w:rsidP="00AA6BC3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电话医生</w:t>
            </w:r>
          </w:p>
          <w:p w14:paraId="21F49EE9" w14:textId="77777777" w:rsidR="00AA6BC3" w:rsidRDefault="00AA6BC3" w:rsidP="00AA6BC3">
            <w:pPr>
              <w:pStyle w:val="ab"/>
              <w:ind w:left="360" w:firstLineChars="0" w:firstLine="0"/>
              <w:rPr>
                <w:lang w:eastAsia="zh-CN"/>
              </w:rPr>
            </w:pPr>
          </w:p>
          <w:p w14:paraId="2AF6E264" w14:textId="382B5012" w:rsidR="00AA6BC3" w:rsidRDefault="00AA6BC3" w:rsidP="00AA6BC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点击自助挂号服务时，验证该卡号备案信息是否完善过三要素信息，若未完善则进入</w:t>
            </w:r>
            <w:r w:rsidRPr="00AA6BC3">
              <w:rPr>
                <w:rFonts w:hint="eastAsia"/>
                <w:b/>
                <w:lang w:eastAsia="zh-CN"/>
              </w:rPr>
              <w:t>身份信息完善页面</w:t>
            </w:r>
            <w:r w:rsidRPr="00AA6BC3">
              <w:rPr>
                <w:rFonts w:hint="eastAsia"/>
                <w:lang w:eastAsia="zh-CN"/>
              </w:rPr>
              <w:t>，若</w:t>
            </w:r>
            <w:r>
              <w:rPr>
                <w:rFonts w:hint="eastAsia"/>
                <w:lang w:eastAsia="zh-CN"/>
              </w:rPr>
              <w:t>已完善过信息则直接进入自助挂号页面。</w:t>
            </w:r>
          </w:p>
        </w:tc>
      </w:tr>
      <w:tr w:rsidR="002F4FD9" w14:paraId="56A979B5" w14:textId="77777777" w:rsidTr="00D11D85">
        <w:tc>
          <w:tcPr>
            <w:tcW w:w="4815" w:type="dxa"/>
          </w:tcPr>
          <w:p w14:paraId="3AD923C7" w14:textId="77777777" w:rsidR="002F4FD9" w:rsidRDefault="00C25974" w:rsidP="00024896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773C232" wp14:editId="49D35174">
                  <wp:extent cx="2160000" cy="3840000"/>
                  <wp:effectExtent l="0" t="0" r="0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B64E7" w14:textId="5F523B59" w:rsidR="00F32F4B" w:rsidRDefault="00F32F4B" w:rsidP="00024896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0BBAC95" wp14:editId="2DD4ABB4">
                  <wp:extent cx="2160000" cy="162317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3EC765D9" w14:textId="77777777" w:rsidR="002F4FD9" w:rsidRDefault="002F4FD9" w:rsidP="0073334C">
            <w:pPr>
              <w:rPr>
                <w:lang w:eastAsia="zh-CN"/>
              </w:rPr>
            </w:pPr>
          </w:p>
          <w:p w14:paraId="13E591F1" w14:textId="77777777" w:rsidR="002F4FD9" w:rsidRDefault="002F4FD9" w:rsidP="0073334C">
            <w:pPr>
              <w:rPr>
                <w:b/>
                <w:lang w:eastAsia="zh-CN"/>
              </w:rPr>
            </w:pPr>
            <w:r w:rsidRPr="00AA6BC3">
              <w:rPr>
                <w:rFonts w:hint="eastAsia"/>
                <w:b/>
                <w:lang w:eastAsia="zh-CN"/>
              </w:rPr>
              <w:t>身份信息完善页面</w:t>
            </w:r>
          </w:p>
          <w:p w14:paraId="691C7F9A" w14:textId="77777777" w:rsidR="002F4FD9" w:rsidRDefault="002F4FD9" w:rsidP="0073334C">
            <w:pPr>
              <w:rPr>
                <w:b/>
                <w:lang w:eastAsia="zh-CN"/>
              </w:rPr>
            </w:pPr>
          </w:p>
          <w:p w14:paraId="6C5CC7EA" w14:textId="77777777" w:rsidR="002F4FD9" w:rsidRDefault="002F4FD9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姓名：根据已备案的信息自动反填，不允许修改</w:t>
            </w:r>
          </w:p>
          <w:p w14:paraId="5EF4165D" w14:textId="77777777" w:rsidR="002F4FD9" w:rsidRDefault="002F4FD9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手机号：必填，需符合规则</w:t>
            </w:r>
          </w:p>
          <w:p w14:paraId="0EB5E698" w14:textId="77777777" w:rsidR="002F4FD9" w:rsidRDefault="002F4FD9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身份证号：必填，需符合规则</w:t>
            </w:r>
          </w:p>
          <w:p w14:paraId="735C15CE" w14:textId="77777777" w:rsidR="002F4FD9" w:rsidRDefault="002F4FD9" w:rsidP="0073334C">
            <w:pPr>
              <w:rPr>
                <w:lang w:eastAsia="zh-CN"/>
              </w:rPr>
            </w:pPr>
          </w:p>
          <w:p w14:paraId="052AD13B" w14:textId="3B8C90C7" w:rsidR="002F4FD9" w:rsidRPr="002F4FD9" w:rsidRDefault="002F4FD9" w:rsidP="0026240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点击【保存】时，验证输入信息是否符合规则，</w:t>
            </w:r>
            <w:r w:rsidR="00262406">
              <w:rPr>
                <w:rFonts w:hint="eastAsia"/>
                <w:lang w:eastAsia="zh-CN"/>
              </w:rPr>
              <w:t>不符合规则的在</w:t>
            </w:r>
            <w:r>
              <w:rPr>
                <w:rFonts w:hint="eastAsia"/>
                <w:lang w:eastAsia="zh-CN"/>
              </w:rPr>
              <w:t>页面</w:t>
            </w:r>
            <w:r w:rsidR="00262406">
              <w:rPr>
                <w:rFonts w:hint="eastAsia"/>
                <w:lang w:eastAsia="zh-CN"/>
              </w:rPr>
              <w:t>上</w:t>
            </w:r>
            <w:r>
              <w:rPr>
                <w:rFonts w:hint="eastAsia"/>
                <w:lang w:eastAsia="zh-CN"/>
              </w:rPr>
              <w:t>用红字提示</w:t>
            </w:r>
            <w:r w:rsidR="00262406">
              <w:rPr>
                <w:rFonts w:hint="eastAsia"/>
                <w:lang w:eastAsia="zh-CN"/>
              </w:rPr>
              <w:t>“格式有误”</w:t>
            </w:r>
            <w:r>
              <w:rPr>
                <w:rFonts w:hint="eastAsia"/>
                <w:lang w:eastAsia="zh-CN"/>
              </w:rPr>
              <w:t>，</w:t>
            </w:r>
            <w:r w:rsidR="0019621E">
              <w:rPr>
                <w:rFonts w:hint="eastAsia"/>
                <w:lang w:eastAsia="zh-CN"/>
              </w:rPr>
              <w:t>输入</w:t>
            </w:r>
            <w:r>
              <w:rPr>
                <w:rFonts w:hint="eastAsia"/>
                <w:lang w:eastAsia="zh-CN"/>
              </w:rPr>
              <w:t>信息无误将备案信息更新并推送至挂号网，</w:t>
            </w:r>
            <w:proofErr w:type="gramStart"/>
            <w:r>
              <w:rPr>
                <w:rFonts w:hint="eastAsia"/>
                <w:lang w:eastAsia="zh-CN"/>
              </w:rPr>
              <w:t>同时弹窗提示</w:t>
            </w:r>
            <w:proofErr w:type="gramEnd"/>
            <w:r w:rsidR="00294C5A">
              <w:rPr>
                <w:rFonts w:hint="eastAsia"/>
                <w:lang w:eastAsia="zh-CN"/>
              </w:rPr>
              <w:t>：信息已保存，请于</w:t>
            </w:r>
            <w:r>
              <w:rPr>
                <w:rFonts w:hint="eastAsia"/>
                <w:lang w:eastAsia="zh-CN"/>
              </w:rPr>
              <w:t>次日使用服务。</w:t>
            </w:r>
            <w:r w:rsidR="0019621E">
              <w:rPr>
                <w:rFonts w:hint="eastAsia"/>
                <w:lang w:eastAsia="zh-CN"/>
              </w:rPr>
              <w:t>点击【确定】返回</w:t>
            </w:r>
            <w:r w:rsidR="0019621E" w:rsidRPr="0019621E">
              <w:rPr>
                <w:rFonts w:hint="eastAsia"/>
                <w:b/>
                <w:lang w:eastAsia="zh-CN"/>
              </w:rPr>
              <w:t>服务集成页</w:t>
            </w:r>
          </w:p>
        </w:tc>
      </w:tr>
      <w:tr w:rsidR="008E6533" w14:paraId="3963C2D1" w14:textId="77777777" w:rsidTr="00D11D85">
        <w:tc>
          <w:tcPr>
            <w:tcW w:w="4815" w:type="dxa"/>
          </w:tcPr>
          <w:p w14:paraId="7A651715" w14:textId="4A870AD9" w:rsidR="008E6533" w:rsidRDefault="007E3AC1" w:rsidP="00024896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t>（</w:t>
            </w:r>
            <w:r>
              <w:rPr>
                <w:rFonts w:hint="eastAsia"/>
                <w:noProof/>
                <w:lang w:eastAsia="zh-CN"/>
              </w:rPr>
              <w:t>自助挂号</w:t>
            </w:r>
            <w:r>
              <w:rPr>
                <w:noProof/>
                <w:lang w:eastAsia="zh-CN"/>
              </w:rPr>
              <w:t>）</w:t>
            </w:r>
          </w:p>
        </w:tc>
        <w:tc>
          <w:tcPr>
            <w:tcW w:w="4823" w:type="dxa"/>
          </w:tcPr>
          <w:p w14:paraId="16D9C6B3" w14:textId="77777777" w:rsidR="008E6533" w:rsidRDefault="008E6533" w:rsidP="0073334C">
            <w:pPr>
              <w:rPr>
                <w:lang w:eastAsia="zh-CN"/>
              </w:rPr>
            </w:pPr>
          </w:p>
          <w:p w14:paraId="187E97F5" w14:textId="77777777" w:rsidR="00CB0740" w:rsidRPr="00CB0740" w:rsidRDefault="00CB0740" w:rsidP="0073334C">
            <w:pPr>
              <w:rPr>
                <w:b/>
                <w:lang w:eastAsia="zh-CN"/>
              </w:rPr>
            </w:pPr>
            <w:r w:rsidRPr="00CB0740">
              <w:rPr>
                <w:rFonts w:hint="eastAsia"/>
                <w:b/>
                <w:lang w:eastAsia="zh-CN"/>
              </w:rPr>
              <w:t>自助挂号</w:t>
            </w:r>
          </w:p>
          <w:p w14:paraId="4B9841E2" w14:textId="77777777" w:rsidR="00CB0740" w:rsidRDefault="00CB0740" w:rsidP="0073334C">
            <w:pPr>
              <w:rPr>
                <w:lang w:eastAsia="zh-CN"/>
              </w:rPr>
            </w:pPr>
          </w:p>
          <w:p w14:paraId="158A9582" w14:textId="11EFE2B6" w:rsidR="00CB0740" w:rsidRDefault="00CB0740" w:rsidP="00CB074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功能与新华项目的自助挂号页面相同</w:t>
            </w:r>
          </w:p>
          <w:p w14:paraId="7D5A6849" w14:textId="77777777" w:rsidR="00CB0740" w:rsidRDefault="00CB0740" w:rsidP="00CB074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参考链接：</w:t>
            </w:r>
          </w:p>
          <w:p w14:paraId="513DB42B" w14:textId="77777777" w:rsidR="00CB0740" w:rsidRDefault="00F74B9C" w:rsidP="00CB0740">
            <w:pPr>
              <w:rPr>
                <w:lang w:eastAsia="zh-CN"/>
              </w:rPr>
            </w:pPr>
            <w:hyperlink r:id="rId19" w:history="1">
              <w:r w:rsidR="00CB0740" w:rsidRPr="00C11397">
                <w:rPr>
                  <w:rStyle w:val="a7"/>
                  <w:lang w:eastAsia="zh-CN"/>
                </w:rPr>
                <w:t>http://weixin.healthlink.cn/wpt/project/guahao/guahao.html</w:t>
              </w:r>
            </w:hyperlink>
          </w:p>
          <w:p w14:paraId="13337D8A" w14:textId="00965B9F" w:rsidR="00CB0740" w:rsidRPr="00CB0740" w:rsidRDefault="00CB0740" w:rsidP="00CB0740">
            <w:pPr>
              <w:rPr>
                <w:lang w:eastAsia="zh-CN"/>
              </w:rPr>
            </w:pPr>
          </w:p>
        </w:tc>
      </w:tr>
      <w:tr w:rsidR="007E3AC1" w14:paraId="2399C955" w14:textId="77777777" w:rsidTr="00D11D85">
        <w:tc>
          <w:tcPr>
            <w:tcW w:w="4815" w:type="dxa"/>
          </w:tcPr>
          <w:p w14:paraId="645731B5" w14:textId="50CDC19A" w:rsidR="007E3AC1" w:rsidRDefault="003A557A" w:rsidP="00024896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0891F78" wp14:editId="704E69BF">
                  <wp:extent cx="2160000" cy="4818317"/>
                  <wp:effectExtent l="0" t="0" r="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81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25ABBC20" w14:textId="77777777" w:rsidR="007E3AC1" w:rsidRDefault="007E3AC1" w:rsidP="0073334C">
            <w:pPr>
              <w:rPr>
                <w:lang w:eastAsia="zh-CN"/>
              </w:rPr>
            </w:pPr>
          </w:p>
          <w:p w14:paraId="39C717CE" w14:textId="77777777" w:rsidR="007E3AC1" w:rsidRDefault="007E3AC1" w:rsidP="0073334C">
            <w:pPr>
              <w:rPr>
                <w:b/>
                <w:lang w:eastAsia="zh-CN"/>
              </w:rPr>
            </w:pPr>
            <w:r w:rsidRPr="007E3AC1">
              <w:rPr>
                <w:rFonts w:hint="eastAsia"/>
                <w:b/>
                <w:lang w:eastAsia="zh-CN"/>
              </w:rPr>
              <w:t>紧急救援</w:t>
            </w:r>
          </w:p>
          <w:p w14:paraId="25E90B82" w14:textId="77777777" w:rsidR="007E3AC1" w:rsidRDefault="007E3AC1" w:rsidP="0073334C">
            <w:pPr>
              <w:rPr>
                <w:b/>
                <w:lang w:eastAsia="zh-CN"/>
              </w:rPr>
            </w:pPr>
          </w:p>
          <w:p w14:paraId="6AC97DD5" w14:textId="77777777" w:rsidR="007E3AC1" w:rsidRDefault="00F57C7B" w:rsidP="0073334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点击【一键救援】拨打电话：</w:t>
            </w:r>
          </w:p>
          <w:p w14:paraId="4EED39D5" w14:textId="77777777" w:rsidR="00D11D85" w:rsidRDefault="00D11D85" w:rsidP="0073334C">
            <w:pPr>
              <w:rPr>
                <w:lang w:eastAsia="zh-CN"/>
              </w:rPr>
            </w:pPr>
          </w:p>
          <w:p w14:paraId="0471E05E" w14:textId="0DAF57C0" w:rsidR="00D11D85" w:rsidRDefault="00D11D85" w:rsidP="00D11D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功能与新华项目的紧急救援页面相同</w:t>
            </w:r>
            <w:r w:rsidR="00CB0740">
              <w:rPr>
                <w:rFonts w:hint="eastAsia"/>
                <w:lang w:eastAsia="zh-CN"/>
              </w:rPr>
              <w:t>，更新</w:t>
            </w:r>
            <w:r w:rsidR="00CB0740">
              <w:rPr>
                <w:rFonts w:hint="eastAsia"/>
                <w:lang w:eastAsia="zh-CN"/>
              </w:rPr>
              <w:t>U</w:t>
            </w:r>
            <w:r w:rsidR="00CB0740">
              <w:rPr>
                <w:lang w:eastAsia="zh-CN"/>
              </w:rPr>
              <w:t>I</w:t>
            </w:r>
          </w:p>
          <w:p w14:paraId="7DD0781E" w14:textId="1FB927D4" w:rsidR="00D11D85" w:rsidRDefault="00D11D85" w:rsidP="00D11D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参考链接：</w:t>
            </w:r>
            <w:hyperlink r:id="rId21" w:history="1">
              <w:r w:rsidRPr="00C11397">
                <w:rPr>
                  <w:rStyle w:val="a7"/>
                  <w:lang w:eastAsia="zh-CN"/>
                </w:rPr>
                <w:t>http://weixin.healthlink.cn/wpt/project/excellentHealth/emergencyRescue.html</w:t>
              </w:r>
            </w:hyperlink>
          </w:p>
          <w:p w14:paraId="001AEA43" w14:textId="760CA13F" w:rsidR="00D11D85" w:rsidRPr="00D11D85" w:rsidRDefault="00D11D85" w:rsidP="0073334C">
            <w:pPr>
              <w:rPr>
                <w:lang w:eastAsia="zh-CN"/>
              </w:rPr>
            </w:pPr>
          </w:p>
        </w:tc>
      </w:tr>
      <w:tr w:rsidR="00AC25AD" w14:paraId="13CF6A0D" w14:textId="77777777" w:rsidTr="00D11D85">
        <w:tc>
          <w:tcPr>
            <w:tcW w:w="4815" w:type="dxa"/>
          </w:tcPr>
          <w:p w14:paraId="23E00220" w14:textId="23426DFB" w:rsidR="00AC25AD" w:rsidRDefault="00AC25AD" w:rsidP="00024896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681F499" wp14:editId="1EC1FB8D">
                  <wp:extent cx="2160000" cy="3832258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32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248936E3" w14:textId="77777777" w:rsidR="00AC25AD" w:rsidRDefault="00AC25AD" w:rsidP="0073334C">
            <w:pPr>
              <w:rPr>
                <w:lang w:eastAsia="zh-CN"/>
              </w:rPr>
            </w:pPr>
          </w:p>
          <w:p w14:paraId="393B1EF2" w14:textId="77777777" w:rsidR="00D11D85" w:rsidRDefault="00D11D85" w:rsidP="0073334C">
            <w:pPr>
              <w:rPr>
                <w:b/>
                <w:lang w:eastAsia="zh-CN"/>
              </w:rPr>
            </w:pPr>
            <w:r w:rsidRPr="00D11D85">
              <w:rPr>
                <w:rFonts w:hint="eastAsia"/>
                <w:b/>
                <w:lang w:eastAsia="zh-CN"/>
              </w:rPr>
              <w:t>电话医生</w:t>
            </w:r>
          </w:p>
          <w:p w14:paraId="2C1F0DA5" w14:textId="77777777" w:rsidR="00D11D85" w:rsidRDefault="00D11D85" w:rsidP="0073334C">
            <w:pPr>
              <w:rPr>
                <w:b/>
                <w:lang w:eastAsia="zh-CN"/>
              </w:rPr>
            </w:pPr>
          </w:p>
          <w:p w14:paraId="49B76E1F" w14:textId="40036CDC" w:rsidR="00D11D85" w:rsidRDefault="00D11D85" w:rsidP="00D11D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功能与新华项目的电话医生页面相同</w:t>
            </w:r>
          </w:p>
          <w:p w14:paraId="6B345F22" w14:textId="77777777" w:rsidR="006F63E6" w:rsidRDefault="00D11D85" w:rsidP="00D11D85">
            <w:pPr>
              <w:rPr>
                <w:ins w:id="39" w:author="Microsoft 帐户" w:date="2020-09-18T10:42:00Z"/>
                <w:lang w:eastAsia="zh-CN"/>
              </w:rPr>
            </w:pPr>
            <w:r>
              <w:rPr>
                <w:rFonts w:hint="eastAsia"/>
                <w:lang w:eastAsia="zh-CN"/>
              </w:rPr>
              <w:t>参考链接：</w:t>
            </w:r>
          </w:p>
          <w:p w14:paraId="551F4402" w14:textId="77777777" w:rsidR="006F63E6" w:rsidRDefault="006F63E6" w:rsidP="00D11D85">
            <w:pPr>
              <w:rPr>
                <w:ins w:id="40" w:author="Microsoft 帐户" w:date="2020-09-18T10:42:00Z"/>
                <w:lang w:eastAsia="zh-CN"/>
              </w:rPr>
            </w:pPr>
          </w:p>
          <w:p w14:paraId="28BC1AF8" w14:textId="149554A1" w:rsidR="006F63E6" w:rsidRDefault="006F63E6" w:rsidP="00D11D85">
            <w:pPr>
              <w:rPr>
                <w:ins w:id="41" w:author="Microsoft 帐户" w:date="2020-09-18T10:42:00Z"/>
                <w:lang w:eastAsia="zh-CN"/>
              </w:rPr>
            </w:pPr>
            <w:ins w:id="42" w:author="Microsoft 帐户" w:date="2020-09-18T10:42:00Z">
              <w:r>
                <w:rPr>
                  <w:rFonts w:hint="eastAsia"/>
                  <w:lang w:eastAsia="zh-CN"/>
                </w:rPr>
                <w:t>服务拨打小号：</w:t>
              </w:r>
              <w:r>
                <w:rPr>
                  <w:rFonts w:hint="eastAsia"/>
                  <w:lang w:eastAsia="zh-CN"/>
                </w:rPr>
                <w:t>010</w:t>
              </w:r>
              <w:r w:rsidRPr="006F63E6">
                <w:rPr>
                  <w:lang w:eastAsia="zh-CN"/>
                </w:rPr>
                <w:t>59258720</w:t>
              </w:r>
            </w:ins>
          </w:p>
          <w:p w14:paraId="37B18B79" w14:textId="53635CD5" w:rsidR="00D11D85" w:rsidRDefault="00F74B9C" w:rsidP="00D11D85">
            <w:pPr>
              <w:rPr>
                <w:lang w:eastAsia="zh-CN"/>
              </w:rPr>
            </w:pPr>
            <w:hyperlink r:id="rId23" w:history="1">
              <w:r w:rsidR="00D11D85" w:rsidRPr="00C11397">
                <w:rPr>
                  <w:rStyle w:val="a7"/>
                  <w:lang w:eastAsia="zh-CN"/>
                </w:rPr>
                <w:t>http://weixin.healthlink.cn/wpt/project/excellentHealth/telDoctor.html</w:t>
              </w:r>
            </w:hyperlink>
          </w:p>
          <w:p w14:paraId="63BE3A4C" w14:textId="4CC19F01" w:rsidR="00D11D85" w:rsidRPr="00D11D85" w:rsidRDefault="00D11D85" w:rsidP="0073334C">
            <w:pPr>
              <w:rPr>
                <w:lang w:eastAsia="zh-CN"/>
              </w:rPr>
            </w:pPr>
          </w:p>
        </w:tc>
      </w:tr>
    </w:tbl>
    <w:p w14:paraId="0F5E8962" w14:textId="07508207" w:rsidR="0028335E" w:rsidRDefault="0028335E" w:rsidP="00C2731C">
      <w:pPr>
        <w:pStyle w:val="2"/>
      </w:pPr>
      <w:bookmarkStart w:id="43" w:name="_Toc33525144"/>
      <w:r>
        <w:t>产品</w:t>
      </w:r>
      <w:r w:rsidR="00753A96">
        <w:t>配置</w:t>
      </w:r>
      <w:bookmarkEnd w:id="43"/>
      <w:r w:rsidR="00753A96" w:rsidRPr="00037D96">
        <w:rPr>
          <w:rFonts w:hint="eastAsia"/>
        </w:rPr>
        <w:t xml:space="preserve"> </w:t>
      </w:r>
      <w:bookmarkEnd w:id="16"/>
    </w:p>
    <w:tbl>
      <w:tblPr>
        <w:tblW w:w="7800" w:type="dxa"/>
        <w:tblLook w:val="04A0" w:firstRow="1" w:lastRow="0" w:firstColumn="1" w:lastColumn="0" w:noHBand="0" w:noVBand="1"/>
      </w:tblPr>
      <w:tblGrid>
        <w:gridCol w:w="1560"/>
        <w:gridCol w:w="3980"/>
        <w:gridCol w:w="2260"/>
      </w:tblGrid>
      <w:tr w:rsidR="00665BC6" w:rsidRPr="00665BC6" w14:paraId="2B0E24FD" w14:textId="77777777" w:rsidTr="00665BC6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58209" w14:textId="77777777" w:rsidR="00665BC6" w:rsidRPr="00665BC6" w:rsidRDefault="00665BC6" w:rsidP="00665BC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665BC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3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A774C" w14:textId="77777777" w:rsidR="00665BC6" w:rsidRPr="00665BC6" w:rsidRDefault="00665BC6" w:rsidP="00665BC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665BC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F8B42" w14:textId="77777777" w:rsidR="00665BC6" w:rsidRPr="00665BC6" w:rsidRDefault="00665BC6" w:rsidP="00665BC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665BC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服务内容</w:t>
            </w:r>
          </w:p>
        </w:tc>
      </w:tr>
      <w:tr w:rsidR="00665BC6" w:rsidRPr="00665BC6" w14:paraId="604084FC" w14:textId="77777777" w:rsidTr="00665BC6">
        <w:trPr>
          <w:trHeight w:val="270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DD8B9" w14:textId="77777777" w:rsidR="00665BC6" w:rsidRPr="00665BC6" w:rsidRDefault="00665BC6" w:rsidP="00665BC6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665BC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I20BQ6</w:t>
            </w:r>
          </w:p>
        </w:tc>
        <w:tc>
          <w:tcPr>
            <w:tcW w:w="39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010BE" w14:textId="77777777" w:rsidR="00665BC6" w:rsidRPr="00665BC6" w:rsidRDefault="00665BC6" w:rsidP="00665BC6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665BC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2020新华健康服务卡-郑州人保专用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F1334" w14:textId="77777777" w:rsidR="00665BC6" w:rsidRPr="00665BC6" w:rsidRDefault="00665BC6" w:rsidP="00665BC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665BC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665BC6" w:rsidRPr="00665BC6" w14:paraId="3592E828" w14:textId="77777777" w:rsidTr="00665BC6">
        <w:trPr>
          <w:trHeight w:val="270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AA23F" w14:textId="77777777" w:rsidR="00665BC6" w:rsidRPr="00665BC6" w:rsidRDefault="00665BC6" w:rsidP="00665BC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F178A" w14:textId="77777777" w:rsidR="00665BC6" w:rsidRPr="00665BC6" w:rsidRDefault="00665BC6" w:rsidP="00665BC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6DC00" w14:textId="77777777" w:rsidR="00665BC6" w:rsidRPr="00665BC6" w:rsidRDefault="00665BC6" w:rsidP="00665BC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665BC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</w:tr>
      <w:tr w:rsidR="00665BC6" w:rsidRPr="00665BC6" w14:paraId="182EF36E" w14:textId="77777777" w:rsidTr="00665BC6">
        <w:trPr>
          <w:trHeight w:val="270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11F9F" w14:textId="77777777" w:rsidR="00665BC6" w:rsidRPr="00665BC6" w:rsidRDefault="00665BC6" w:rsidP="00665BC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6EF7A" w14:textId="77777777" w:rsidR="00665BC6" w:rsidRPr="00665BC6" w:rsidRDefault="00665BC6" w:rsidP="00665BC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DF790" w14:textId="77777777" w:rsidR="00665BC6" w:rsidRPr="00665BC6" w:rsidRDefault="00665BC6" w:rsidP="00665BC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665BC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</w:tr>
    </w:tbl>
    <w:p w14:paraId="30FBEFE0" w14:textId="77777777" w:rsidR="000C0B35" w:rsidRPr="000C0B35" w:rsidRDefault="000C0B35" w:rsidP="000C0B35">
      <w:pPr>
        <w:rPr>
          <w:lang w:eastAsia="zh-CN"/>
        </w:rPr>
      </w:pPr>
    </w:p>
    <w:sectPr w:rsidR="000C0B35" w:rsidRPr="000C0B35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B20669" w14:textId="77777777" w:rsidR="00F74B9C" w:rsidRDefault="00F74B9C">
      <w:pPr>
        <w:spacing w:line="240" w:lineRule="auto"/>
      </w:pPr>
      <w:r>
        <w:separator/>
      </w:r>
    </w:p>
  </w:endnote>
  <w:endnote w:type="continuationSeparator" w:id="0">
    <w:p w14:paraId="65FA5AD1" w14:textId="77777777" w:rsidR="00F74B9C" w:rsidRDefault="00F74B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D3EF54" w14:textId="77777777" w:rsidR="00F74B9C" w:rsidRDefault="00F74B9C">
      <w:pPr>
        <w:spacing w:line="240" w:lineRule="auto"/>
      </w:pPr>
      <w:r>
        <w:separator/>
      </w:r>
    </w:p>
  </w:footnote>
  <w:footnote w:type="continuationSeparator" w:id="0">
    <w:p w14:paraId="42D6867D" w14:textId="77777777" w:rsidR="00F74B9C" w:rsidRDefault="00F74B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B14866">
      <w:rPr>
        <w:noProof/>
        <w:lang w:eastAsia="zh-CN"/>
      </w:rPr>
      <w:t>4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68C5E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69038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46D069F4"/>
    <w:multiLevelType w:val="hybridMultilevel"/>
    <w:tmpl w:val="93B8865E"/>
    <w:lvl w:ilvl="0" w:tplc="16D439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3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9DE7E13"/>
    <w:multiLevelType w:val="hybridMultilevel"/>
    <w:tmpl w:val="4C00E9CC"/>
    <w:lvl w:ilvl="0" w:tplc="9A7883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E8178F5"/>
    <w:multiLevelType w:val="hybridMultilevel"/>
    <w:tmpl w:val="BAF01058"/>
    <w:lvl w:ilvl="0" w:tplc="3A180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7"/>
  </w:num>
  <w:num w:numId="5">
    <w:abstractNumId w:val="15"/>
  </w:num>
  <w:num w:numId="6">
    <w:abstractNumId w:val="13"/>
  </w:num>
  <w:num w:numId="7">
    <w:abstractNumId w:val="9"/>
  </w:num>
  <w:num w:numId="8">
    <w:abstractNumId w:val="8"/>
  </w:num>
  <w:num w:numId="9">
    <w:abstractNumId w:val="10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4"/>
  </w:num>
  <w:num w:numId="16">
    <w:abstractNumId w:val="5"/>
  </w:num>
  <w:num w:numId="17">
    <w:abstractNumId w:val="0"/>
  </w:num>
  <w:num w:numId="18">
    <w:abstractNumId w:val="0"/>
  </w:num>
  <w:num w:numId="19">
    <w:abstractNumId w:val="17"/>
  </w:num>
  <w:num w:numId="20">
    <w:abstractNumId w:val="12"/>
  </w:num>
  <w:num w:numId="21">
    <w:abstractNumId w:val="11"/>
  </w:num>
  <w:num w:numId="22">
    <w:abstractNumId w:val="4"/>
  </w:num>
  <w:num w:numId="23">
    <w:abstractNumId w:val="16"/>
  </w:num>
  <w:numIdMacAtCleanup w:val="1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帐户">
    <w15:presenceInfo w15:providerId="Windows Live" w15:userId="263ae06c5935eab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896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9D3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0B35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1E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2AD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406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C5A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4FD9"/>
    <w:rsid w:val="002F5FD3"/>
    <w:rsid w:val="002F6E82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891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10FC"/>
    <w:rsid w:val="003A2817"/>
    <w:rsid w:val="003A2983"/>
    <w:rsid w:val="003A2A40"/>
    <w:rsid w:val="003A3777"/>
    <w:rsid w:val="003A4E73"/>
    <w:rsid w:val="003A557A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45B0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5CF9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7A5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5BC6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63E6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273D9"/>
    <w:rsid w:val="00730668"/>
    <w:rsid w:val="007308AF"/>
    <w:rsid w:val="00730C90"/>
    <w:rsid w:val="00731240"/>
    <w:rsid w:val="007317B0"/>
    <w:rsid w:val="0073253A"/>
    <w:rsid w:val="0073307C"/>
    <w:rsid w:val="0073334C"/>
    <w:rsid w:val="00733EB4"/>
    <w:rsid w:val="00734A73"/>
    <w:rsid w:val="007353F5"/>
    <w:rsid w:val="007400EC"/>
    <w:rsid w:val="00740C98"/>
    <w:rsid w:val="007419C0"/>
    <w:rsid w:val="00746C14"/>
    <w:rsid w:val="0074729D"/>
    <w:rsid w:val="00747735"/>
    <w:rsid w:val="00747AA8"/>
    <w:rsid w:val="00747C36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27C2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9D4"/>
    <w:rsid w:val="007E1FA2"/>
    <w:rsid w:val="007E20D4"/>
    <w:rsid w:val="007E29A8"/>
    <w:rsid w:val="007E2B8A"/>
    <w:rsid w:val="007E2F20"/>
    <w:rsid w:val="007E3AC1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40E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533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A6BC3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25AD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4F88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866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0E92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00B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974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253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BE8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0740"/>
    <w:rsid w:val="00CB2586"/>
    <w:rsid w:val="00CB3476"/>
    <w:rsid w:val="00CB44D3"/>
    <w:rsid w:val="00CB4F0D"/>
    <w:rsid w:val="00CB5135"/>
    <w:rsid w:val="00CB6166"/>
    <w:rsid w:val="00CB6FA1"/>
    <w:rsid w:val="00CC14C0"/>
    <w:rsid w:val="00CC27D1"/>
    <w:rsid w:val="00CC32C9"/>
    <w:rsid w:val="00CC3D49"/>
    <w:rsid w:val="00CC4D5E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1D85"/>
    <w:rsid w:val="00D13A08"/>
    <w:rsid w:val="00D13ADF"/>
    <w:rsid w:val="00D13DA8"/>
    <w:rsid w:val="00D15A34"/>
    <w:rsid w:val="00D166C3"/>
    <w:rsid w:val="00D16BC3"/>
    <w:rsid w:val="00D215C8"/>
    <w:rsid w:val="00D21F2A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6D03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1D95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2F4B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C7B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B9C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74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eixin.healthlink.cn/wpt/project/excellentHealth/emergencyRescue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weixin.healthlink.cn/wpt/project/excellentHealth/telDoctor.html" TargetMode="External"/><Relationship Id="rId10" Type="http://schemas.openxmlformats.org/officeDocument/2006/relationships/footer" Target="footer2.xml"/><Relationship Id="rId19" Type="http://schemas.openxmlformats.org/officeDocument/2006/relationships/hyperlink" Target="http://weixin.healthlink.cn/wpt/project/guahao/guahao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share.weiyun.com/vjBec0ND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53865E-FBFD-4750-8494-DF8C21178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5302</TotalTime>
  <Pages>9</Pages>
  <Words>345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2694</cp:revision>
  <cp:lastPrinted>1900-12-31T16:00:00Z</cp:lastPrinted>
  <dcterms:created xsi:type="dcterms:W3CDTF">2019-03-26T06:34:00Z</dcterms:created>
  <dcterms:modified xsi:type="dcterms:W3CDTF">2020-09-18T02:44:00Z</dcterms:modified>
</cp:coreProperties>
</file>