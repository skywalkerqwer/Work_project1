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5005C39" w:rsidR="00F74C41" w:rsidRDefault="00C7766B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新华</w:t>
      </w:r>
      <w:proofErr w:type="gramStart"/>
      <w:r>
        <w:rPr>
          <w:rFonts w:hint="eastAsia"/>
          <w:lang w:eastAsia="zh-CN"/>
        </w:rPr>
        <w:t>健康电子商城健康</w:t>
      </w:r>
      <w:proofErr w:type="gramEnd"/>
      <w:r>
        <w:rPr>
          <w:rFonts w:hint="eastAsia"/>
          <w:lang w:eastAsia="zh-CN"/>
        </w:rPr>
        <w:t>服务卡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42CDF79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del w:id="0" w:author="Microsoft 帐户" w:date="2020-07-13T17:44:00Z">
        <w:r w:rsidR="0014119C" w:rsidDel="006210AE">
          <w:rPr>
            <w:lang w:eastAsia="zh-CN"/>
          </w:rPr>
          <w:delText>1</w:delText>
        </w:r>
      </w:del>
      <w:ins w:id="1" w:author="Microsoft 帐户" w:date="2020-07-13T17:44:00Z">
        <w:r w:rsidR="006210AE">
          <w:rPr>
            <w:lang w:eastAsia="zh-CN"/>
          </w:rPr>
          <w:t>2</w:t>
        </w:r>
      </w:ins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566C61A8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C7766B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6E0F2F6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7766B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C0C03A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C7766B">
        <w:rPr>
          <w:lang w:eastAsia="zh-CN"/>
        </w:rPr>
        <w:t>610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2" w:name="_Toc344877432"/>
      <w:bookmarkStart w:id="3" w:name="_Toc344879822"/>
      <w:bookmarkStart w:id="4" w:name="_Toc346508722"/>
      <w:bookmarkStart w:id="5" w:name="_Toc346508952"/>
      <w:bookmarkStart w:id="6" w:name="_Toc346509227"/>
      <w:bookmarkEnd w:id="2"/>
      <w:bookmarkEnd w:id="3"/>
      <w:bookmarkEnd w:id="4"/>
      <w:bookmarkEnd w:id="5"/>
      <w:bookmarkEnd w:id="6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9A911F1" w14:textId="77777777" w:rsidR="006171A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88878" w:history="1">
            <w:r w:rsidR="006171A2" w:rsidRPr="00793821">
              <w:rPr>
                <w:rStyle w:val="a7"/>
              </w:rPr>
              <w:t>1.</w:t>
            </w:r>
            <w:r w:rsidR="006171A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lang w:eastAsia="zh-CN"/>
              </w:rPr>
              <w:t>概述</w:t>
            </w:r>
            <w:r w:rsidR="006171A2">
              <w:rPr>
                <w:webHidden/>
              </w:rPr>
              <w:tab/>
            </w:r>
            <w:r w:rsidR="006171A2">
              <w:rPr>
                <w:webHidden/>
              </w:rPr>
              <w:fldChar w:fldCharType="begin"/>
            </w:r>
            <w:r w:rsidR="006171A2">
              <w:rPr>
                <w:webHidden/>
              </w:rPr>
              <w:instrText xml:space="preserve"> PAGEREF _Toc42788878 \h </w:instrText>
            </w:r>
            <w:r w:rsidR="006171A2">
              <w:rPr>
                <w:webHidden/>
              </w:rPr>
            </w:r>
            <w:r w:rsidR="006171A2">
              <w:rPr>
                <w:webHidden/>
              </w:rPr>
              <w:fldChar w:fldCharType="separate"/>
            </w:r>
            <w:r w:rsidR="006171A2">
              <w:rPr>
                <w:webHidden/>
              </w:rPr>
              <w:t>1</w:t>
            </w:r>
            <w:r w:rsidR="006171A2">
              <w:rPr>
                <w:webHidden/>
              </w:rPr>
              <w:fldChar w:fldCharType="end"/>
            </w:r>
          </w:hyperlink>
        </w:p>
        <w:p w14:paraId="46222D15" w14:textId="77777777" w:rsidR="006171A2" w:rsidRDefault="00D126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79" w:history="1">
            <w:r w:rsidR="006171A2" w:rsidRPr="00793821">
              <w:rPr>
                <w:rStyle w:val="a7"/>
                <w:noProof/>
              </w:rPr>
              <w:t>1.1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目标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_Toc42788879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8285300" w14:textId="77777777" w:rsidR="006171A2" w:rsidRDefault="00D126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0" w:history="1">
            <w:r w:rsidR="006171A2" w:rsidRPr="00793821">
              <w:rPr>
                <w:rStyle w:val="a7"/>
                <w:noProof/>
              </w:rPr>
              <w:t>1.2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预期读者及阅读建议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_Toc42788880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E04EEB5" w14:textId="77777777" w:rsidR="006171A2" w:rsidRDefault="00D126AB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2788881" w:history="1">
            <w:r w:rsidR="006171A2" w:rsidRPr="00793821">
              <w:rPr>
                <w:rStyle w:val="a7"/>
                <w:lang w:eastAsia="zh-CN"/>
              </w:rPr>
              <w:t>2.</w:t>
            </w:r>
            <w:r w:rsidR="006171A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lang w:eastAsia="zh-CN"/>
              </w:rPr>
              <w:t>系统功能</w:t>
            </w:r>
            <w:r w:rsidR="006171A2">
              <w:rPr>
                <w:webHidden/>
              </w:rPr>
              <w:tab/>
            </w:r>
            <w:r w:rsidR="006171A2">
              <w:rPr>
                <w:webHidden/>
              </w:rPr>
              <w:fldChar w:fldCharType="begin"/>
            </w:r>
            <w:r w:rsidR="006171A2">
              <w:rPr>
                <w:webHidden/>
              </w:rPr>
              <w:instrText xml:space="preserve"> PAGEREF _Toc42788881 \h </w:instrText>
            </w:r>
            <w:r w:rsidR="006171A2">
              <w:rPr>
                <w:webHidden/>
              </w:rPr>
            </w:r>
            <w:r w:rsidR="006171A2">
              <w:rPr>
                <w:webHidden/>
              </w:rPr>
              <w:fldChar w:fldCharType="separate"/>
            </w:r>
            <w:r w:rsidR="006171A2">
              <w:rPr>
                <w:webHidden/>
              </w:rPr>
              <w:t>1</w:t>
            </w:r>
            <w:r w:rsidR="006171A2">
              <w:rPr>
                <w:webHidden/>
              </w:rPr>
              <w:fldChar w:fldCharType="end"/>
            </w:r>
          </w:hyperlink>
        </w:p>
        <w:p w14:paraId="0E466914" w14:textId="77777777" w:rsidR="006171A2" w:rsidRDefault="00D126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2" w:history="1">
            <w:r w:rsidR="006171A2" w:rsidRPr="00793821">
              <w:rPr>
                <w:rStyle w:val="a7"/>
                <w:noProof/>
              </w:rPr>
              <w:t>2.1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购卡退卡流程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_Toc42788882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3E39D724" w14:textId="77777777" w:rsidR="006171A2" w:rsidRDefault="00D126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3" w:history="1">
            <w:r w:rsidR="006171A2" w:rsidRPr="00793821">
              <w:rPr>
                <w:rStyle w:val="a7"/>
                <w:noProof/>
              </w:rPr>
              <w:t>2.2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登录激活流程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_Toc42788883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2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4BFF66BB" w14:textId="77777777" w:rsidR="006171A2" w:rsidRDefault="00D126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4" w:history="1">
            <w:r w:rsidR="006171A2" w:rsidRPr="00793821">
              <w:rPr>
                <w:rStyle w:val="a7"/>
                <w:noProof/>
              </w:rPr>
              <w:t>2.3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服务使用流程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_Toc42788884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5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014E7EE" w14:textId="77777777" w:rsidR="006171A2" w:rsidRDefault="00D126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5" w:history="1">
            <w:r w:rsidR="006171A2" w:rsidRPr="00793821">
              <w:rPr>
                <w:rStyle w:val="a7"/>
                <w:noProof/>
              </w:rPr>
              <w:t>2.4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产品配置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_Toc42788885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7" w:name="_Toc310786220"/>
      <w:r>
        <w:rPr>
          <w:rFonts w:hint="eastAsia"/>
          <w:lang w:eastAsia="zh-CN"/>
        </w:rPr>
        <w:lastRenderedPageBreak/>
        <w:t>版本历史记录</w:t>
      </w:r>
      <w:bookmarkEnd w:id="7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FC251C">
        <w:tc>
          <w:tcPr>
            <w:tcW w:w="2160" w:type="dxa"/>
            <w:tcBorders>
              <w:top w:val="nil"/>
              <w:bottom w:val="single" w:sz="12" w:space="0" w:color="auto"/>
            </w:tcBorders>
          </w:tcPr>
          <w:p w14:paraId="3BE94C2A" w14:textId="25730BF5" w:rsidR="00400FF2" w:rsidRDefault="00BF2909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  <w:bottom w:val="single" w:sz="12" w:space="0" w:color="auto"/>
            </w:tcBorders>
          </w:tcPr>
          <w:p w14:paraId="001BBA6F" w14:textId="30E61738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BF2909">
              <w:rPr>
                <w:lang w:eastAsia="zh-CN"/>
              </w:rPr>
              <w:t>610</w:t>
            </w:r>
          </w:p>
        </w:tc>
        <w:tc>
          <w:tcPr>
            <w:tcW w:w="4954" w:type="dxa"/>
            <w:tcBorders>
              <w:top w:val="nil"/>
              <w:bottom w:val="single" w:sz="12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  <w:bottom w:val="single" w:sz="12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B80BF1" w14:paraId="50F42516" w14:textId="77777777" w:rsidTr="0062016F">
        <w:tc>
          <w:tcPr>
            <w:tcW w:w="2160" w:type="dxa"/>
            <w:tcBorders>
              <w:top w:val="single" w:sz="12" w:space="0" w:color="auto"/>
              <w:bottom w:val="single" w:sz="12" w:space="0" w:color="auto"/>
            </w:tcBorders>
          </w:tcPr>
          <w:p w14:paraId="7098FCF8" w14:textId="24ED9B67" w:rsidR="00B80BF1" w:rsidRDefault="00FC251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12" w:space="0" w:color="auto"/>
              <w:bottom w:val="single" w:sz="12" w:space="0" w:color="auto"/>
            </w:tcBorders>
          </w:tcPr>
          <w:p w14:paraId="382D98C6" w14:textId="1FFF1170" w:rsidR="00B80BF1" w:rsidRDefault="00FC251C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20200615</w:t>
            </w:r>
          </w:p>
        </w:tc>
        <w:tc>
          <w:tcPr>
            <w:tcW w:w="4954" w:type="dxa"/>
            <w:tcBorders>
              <w:top w:val="single" w:sz="12" w:space="0" w:color="auto"/>
              <w:bottom w:val="single" w:sz="12" w:space="0" w:color="auto"/>
            </w:tcBorders>
          </w:tcPr>
          <w:p w14:paraId="484AC64F" w14:textId="15AE2ED7" w:rsidR="00B80BF1" w:rsidRDefault="00FC251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2.3</w:t>
            </w:r>
            <w:r>
              <w:rPr>
                <w:rFonts w:hint="eastAsia"/>
                <w:lang w:eastAsia="zh-CN"/>
              </w:rPr>
              <w:t>流程部分截图</w:t>
            </w:r>
          </w:p>
        </w:tc>
        <w:tc>
          <w:tcPr>
            <w:tcW w:w="1584" w:type="dxa"/>
            <w:tcBorders>
              <w:top w:val="single" w:sz="12" w:space="0" w:color="auto"/>
              <w:bottom w:val="single" w:sz="12" w:space="0" w:color="auto"/>
            </w:tcBorders>
          </w:tcPr>
          <w:p w14:paraId="77A6B17E" w14:textId="6D95F77B" w:rsidR="00B80BF1" w:rsidRDefault="00293AF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1.1</w:t>
            </w:r>
          </w:p>
        </w:tc>
      </w:tr>
      <w:tr w:rsidR="0062016F" w14:paraId="776B66BE" w14:textId="77777777" w:rsidTr="00FC251C">
        <w:tc>
          <w:tcPr>
            <w:tcW w:w="2160" w:type="dxa"/>
            <w:tcBorders>
              <w:top w:val="single" w:sz="12" w:space="0" w:color="auto"/>
            </w:tcBorders>
          </w:tcPr>
          <w:p w14:paraId="5338916B" w14:textId="2005074D" w:rsidR="0062016F" w:rsidRDefault="0062016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12" w:space="0" w:color="auto"/>
            </w:tcBorders>
          </w:tcPr>
          <w:p w14:paraId="3C2F9A47" w14:textId="2B7DEDF2" w:rsidR="0062016F" w:rsidRDefault="0062016F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20200713</w:t>
            </w:r>
          </w:p>
        </w:tc>
        <w:tc>
          <w:tcPr>
            <w:tcW w:w="4954" w:type="dxa"/>
            <w:tcBorders>
              <w:top w:val="single" w:sz="12" w:space="0" w:color="auto"/>
            </w:tcBorders>
          </w:tcPr>
          <w:p w14:paraId="093E588F" w14:textId="26A4832A" w:rsidR="0062016F" w:rsidRDefault="0062016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新增一款产品对接，增加部分产品激活年龄限制</w:t>
            </w:r>
          </w:p>
        </w:tc>
        <w:tc>
          <w:tcPr>
            <w:tcW w:w="1584" w:type="dxa"/>
            <w:tcBorders>
              <w:top w:val="single" w:sz="12" w:space="0" w:color="auto"/>
            </w:tcBorders>
          </w:tcPr>
          <w:p w14:paraId="37D8135B" w14:textId="281E51C1" w:rsidR="0062016F" w:rsidRDefault="0062016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8" w:name="_Toc439994665"/>
      <w:bookmarkStart w:id="9" w:name="_Toc310786221"/>
      <w:bookmarkStart w:id="10" w:name="_Toc42788878"/>
      <w:r>
        <w:rPr>
          <w:rFonts w:hint="eastAsia"/>
          <w:lang w:eastAsia="zh-CN"/>
        </w:rPr>
        <w:lastRenderedPageBreak/>
        <w:t>概述</w:t>
      </w:r>
      <w:bookmarkEnd w:id="8"/>
      <w:bookmarkEnd w:id="9"/>
      <w:bookmarkEnd w:id="10"/>
    </w:p>
    <w:p w14:paraId="2F38DEB1" w14:textId="77777777" w:rsidR="00F74C41" w:rsidRDefault="00604E67" w:rsidP="00577988">
      <w:pPr>
        <w:pStyle w:val="2"/>
      </w:pPr>
      <w:bookmarkStart w:id="11" w:name="_Toc439994667"/>
      <w:bookmarkStart w:id="12" w:name="_Toc310786222"/>
      <w:bookmarkStart w:id="13" w:name="_Toc42788879"/>
      <w:r>
        <w:rPr>
          <w:rFonts w:hint="eastAsia"/>
        </w:rPr>
        <w:t>目标</w:t>
      </w:r>
      <w:bookmarkEnd w:id="11"/>
      <w:bookmarkEnd w:id="12"/>
      <w:bookmarkEnd w:id="13"/>
      <w:r w:rsidR="00FC1A9B">
        <w:t xml:space="preserve"> </w:t>
      </w:r>
    </w:p>
    <w:p w14:paraId="33C3FDC0" w14:textId="6A7FD8FE" w:rsidR="00F74C41" w:rsidRDefault="00BF2909" w:rsidP="008A1CE6">
      <w:pPr>
        <w:rPr>
          <w:lang w:eastAsia="zh-CN"/>
        </w:rPr>
      </w:pPr>
      <w:r>
        <w:rPr>
          <w:rFonts w:hint="eastAsia"/>
          <w:lang w:eastAsia="zh-CN"/>
        </w:rPr>
        <w:t>定制</w:t>
      </w:r>
      <w:proofErr w:type="gramStart"/>
      <w:r>
        <w:rPr>
          <w:rFonts w:hint="eastAsia"/>
          <w:lang w:eastAsia="zh-CN"/>
        </w:rPr>
        <w:t>化开发</w:t>
      </w:r>
      <w:proofErr w:type="gramEnd"/>
      <w:r>
        <w:rPr>
          <w:rFonts w:hint="eastAsia"/>
          <w:lang w:eastAsia="zh-CN"/>
        </w:rPr>
        <w:t>新华商城功能</w:t>
      </w:r>
    </w:p>
    <w:p w14:paraId="00EA733D" w14:textId="77777777" w:rsidR="00F74C41" w:rsidRDefault="006F1C3B" w:rsidP="00577988">
      <w:pPr>
        <w:pStyle w:val="2"/>
      </w:pPr>
      <w:bookmarkStart w:id="14" w:name="_Toc439994669"/>
      <w:bookmarkStart w:id="15" w:name="_Toc310786224"/>
      <w:bookmarkStart w:id="16" w:name="_Toc42788880"/>
      <w:r>
        <w:rPr>
          <w:rFonts w:hint="eastAsia"/>
        </w:rPr>
        <w:t>预期读者及阅读建议</w:t>
      </w:r>
      <w:bookmarkEnd w:id="14"/>
      <w:bookmarkEnd w:id="15"/>
      <w:bookmarkEnd w:id="16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7" w:name="_Toc42788881"/>
      <w:bookmarkStart w:id="18" w:name="_Toc439994682"/>
      <w:r>
        <w:rPr>
          <w:rFonts w:hint="eastAsia"/>
          <w:lang w:eastAsia="zh-CN"/>
        </w:rPr>
        <w:t>系统功能</w:t>
      </w:r>
      <w:bookmarkEnd w:id="17"/>
    </w:p>
    <w:p w14:paraId="42C51A9B" w14:textId="77777777" w:rsidR="006171A2" w:rsidRDefault="006171A2" w:rsidP="006171A2">
      <w:r>
        <w:rPr>
          <w:rFonts w:hint="eastAsia"/>
          <w:lang w:eastAsia="zh-CN"/>
        </w:rPr>
        <w:t>U</w:t>
      </w:r>
      <w:r>
        <w:rPr>
          <w:lang w:eastAsia="zh-CN"/>
        </w:rPr>
        <w:t>I</w:t>
      </w:r>
      <w:r>
        <w:rPr>
          <w:rFonts w:hint="eastAsia"/>
          <w:lang w:eastAsia="zh-CN"/>
        </w:rPr>
        <w:t>设计地址：</w:t>
      </w:r>
      <w:hyperlink r:id="rId11" w:history="1">
        <w:r>
          <w:rPr>
            <w:rStyle w:val="a7"/>
          </w:rPr>
          <w:t>https://share.weiyun.com/5Q7W2wE</w:t>
        </w:r>
      </w:hyperlink>
    </w:p>
    <w:p w14:paraId="63D37890" w14:textId="2B4118A6" w:rsidR="006171A2" w:rsidRPr="006171A2" w:rsidRDefault="006171A2" w:rsidP="006171A2">
      <w:pPr>
        <w:rPr>
          <w:lang w:eastAsia="zh-CN"/>
        </w:rPr>
      </w:pPr>
      <w:r>
        <w:rPr>
          <w:rFonts w:hint="eastAsia"/>
          <w:lang w:eastAsia="zh-CN"/>
        </w:rPr>
        <w:t>路径：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项目文件</w:t>
      </w:r>
      <w:r>
        <w:rPr>
          <w:rFonts w:ascii="微软雅黑" w:eastAsia="微软雅黑" w:hAnsi="微软雅黑" w:hint="eastAsia"/>
          <w:lang w:eastAsia="zh-CN"/>
        </w:rPr>
        <w:t>/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新华卓越电子商城</w:t>
      </w:r>
    </w:p>
    <w:p w14:paraId="668F648F" w14:textId="0459AA87" w:rsidR="006643FE" w:rsidRDefault="006643FE" w:rsidP="006643FE">
      <w:pPr>
        <w:pStyle w:val="2"/>
      </w:pPr>
      <w:bookmarkStart w:id="19" w:name="_Toc42788882"/>
      <w:r>
        <w:rPr>
          <w:rFonts w:hint="eastAsia"/>
        </w:rPr>
        <w:t>购卡退卡流程</w:t>
      </w:r>
      <w:bookmarkEnd w:id="1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643FE" w:rsidRPr="00893172" w14:paraId="17E72EEE" w14:textId="77777777" w:rsidTr="009A1653">
        <w:tc>
          <w:tcPr>
            <w:tcW w:w="4819" w:type="dxa"/>
          </w:tcPr>
          <w:p w14:paraId="2611B843" w14:textId="77777777" w:rsidR="006643FE" w:rsidRPr="00893172" w:rsidRDefault="006643FE" w:rsidP="009A1653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10D6B4EA" w14:textId="06915FE5" w:rsidR="006643FE" w:rsidRPr="00893172" w:rsidRDefault="006643FE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功能说明</w:t>
            </w:r>
          </w:p>
        </w:tc>
      </w:tr>
      <w:tr w:rsidR="006643FE" w14:paraId="2C11F075" w14:textId="77777777" w:rsidTr="009A1653">
        <w:tc>
          <w:tcPr>
            <w:tcW w:w="4819" w:type="dxa"/>
          </w:tcPr>
          <w:p w14:paraId="12189A07" w14:textId="43FAB063" w:rsidR="006643FE" w:rsidRDefault="006643FE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购卡页面</w:t>
            </w:r>
          </w:p>
          <w:p w14:paraId="1B002399" w14:textId="33747A63" w:rsidR="006643FE" w:rsidRDefault="006643FE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</w:tc>
        <w:tc>
          <w:tcPr>
            <w:tcW w:w="4819" w:type="dxa"/>
          </w:tcPr>
          <w:p w14:paraId="4CB0A7FB" w14:textId="590B5E4D" w:rsidR="00233245" w:rsidRPr="00233245" w:rsidRDefault="00233245" w:rsidP="00233245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制</w:t>
            </w:r>
            <w:r w:rsidRPr="00233245">
              <w:rPr>
                <w:rFonts w:hint="eastAsia"/>
                <w:b/>
                <w:lang w:eastAsia="zh-CN"/>
              </w:rPr>
              <w:t>卡接口说明</w:t>
            </w:r>
          </w:p>
          <w:p w14:paraId="685BFD51" w14:textId="6C5D1D67" w:rsidR="006643FE" w:rsidRPr="009E00C9" w:rsidRDefault="006643FE" w:rsidP="00B10F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提供电子卡制卡接口，对方提交制卡请求，</w:t>
            </w:r>
            <w:r w:rsidR="00A31275">
              <w:rPr>
                <w:rFonts w:hint="eastAsia"/>
                <w:lang w:eastAsia="zh-CN"/>
              </w:rPr>
              <w:t>参数包含产品标识码，</w:t>
            </w:r>
            <w:proofErr w:type="gramStart"/>
            <w:r w:rsidR="00A31275">
              <w:rPr>
                <w:rFonts w:hint="eastAsia"/>
                <w:lang w:eastAsia="zh-CN"/>
              </w:rPr>
              <w:t>远盟根据</w:t>
            </w:r>
            <w:proofErr w:type="gramEnd"/>
            <w:r w:rsidR="00A31275">
              <w:rPr>
                <w:rFonts w:hint="eastAsia"/>
                <w:lang w:eastAsia="zh-CN"/>
              </w:rPr>
              <w:t>请求</w:t>
            </w:r>
            <w:r>
              <w:rPr>
                <w:rFonts w:hint="eastAsia"/>
                <w:lang w:eastAsia="zh-CN"/>
              </w:rPr>
              <w:t>返回虚拟卡号卡密</w:t>
            </w:r>
          </w:p>
        </w:tc>
      </w:tr>
      <w:tr w:rsidR="006643FE" w14:paraId="153491B7" w14:textId="77777777" w:rsidTr="009A1653">
        <w:tc>
          <w:tcPr>
            <w:tcW w:w="4819" w:type="dxa"/>
          </w:tcPr>
          <w:p w14:paraId="47427EC9" w14:textId="79000B74" w:rsidR="006643FE" w:rsidRDefault="006643FE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退卡页面</w:t>
            </w:r>
          </w:p>
          <w:p w14:paraId="11C451C3" w14:textId="13223D55" w:rsidR="006643FE" w:rsidRDefault="006643FE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  <w:p w14:paraId="5D06CD65" w14:textId="68C97889" w:rsidR="006643FE" w:rsidRDefault="006643FE" w:rsidP="009A165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42D90DB" w14:textId="2E4DFA37" w:rsidR="00233245" w:rsidRPr="00233245" w:rsidRDefault="00233245" w:rsidP="00233245">
            <w:pPr>
              <w:rPr>
                <w:b/>
                <w:lang w:eastAsia="zh-CN"/>
              </w:rPr>
            </w:pPr>
            <w:r w:rsidRPr="00233245">
              <w:rPr>
                <w:rFonts w:hint="eastAsia"/>
                <w:b/>
                <w:lang w:eastAsia="zh-CN"/>
              </w:rPr>
              <w:t>退卡接口说明</w:t>
            </w:r>
          </w:p>
          <w:p w14:paraId="0B69F6E2" w14:textId="15257AB8" w:rsidR="006643FE" w:rsidRDefault="006643FE" w:rsidP="00B10FA3">
            <w:pPr>
              <w:ind w:firstLineChars="200" w:firstLine="420"/>
              <w:rPr>
                <w:lang w:eastAsia="zh-CN"/>
              </w:rPr>
            </w:pPr>
            <w:r w:rsidRPr="006643FE">
              <w:rPr>
                <w:rFonts w:hint="eastAsia"/>
                <w:lang w:eastAsia="zh-CN"/>
              </w:rPr>
              <w:t>提供</w:t>
            </w:r>
            <w:r w:rsidR="00233245">
              <w:rPr>
                <w:rFonts w:hint="eastAsia"/>
                <w:lang w:eastAsia="zh-CN"/>
              </w:rPr>
              <w:t>退卡</w:t>
            </w:r>
            <w:r>
              <w:rPr>
                <w:rFonts w:hint="eastAsia"/>
                <w:lang w:eastAsia="zh-CN"/>
              </w:rPr>
              <w:t>接口，对方提交退卡请求，参数包含卡号，</w:t>
            </w:r>
            <w:proofErr w:type="gramStart"/>
            <w:r>
              <w:rPr>
                <w:rFonts w:hint="eastAsia"/>
                <w:lang w:eastAsia="zh-CN"/>
              </w:rPr>
              <w:t>远盟判断</w:t>
            </w:r>
            <w:proofErr w:type="gramEnd"/>
            <w:r>
              <w:rPr>
                <w:rFonts w:hint="eastAsia"/>
                <w:lang w:eastAsia="zh-CN"/>
              </w:rPr>
              <w:t>此服务卡是否已被激活。</w:t>
            </w:r>
          </w:p>
          <w:p w14:paraId="69027681" w14:textId="00EA34CC" w:rsidR="006643FE" w:rsidRDefault="006643FE" w:rsidP="006643FE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若未被激活，则</w:t>
            </w:r>
            <w:proofErr w:type="gramStart"/>
            <w:r>
              <w:rPr>
                <w:rFonts w:hint="eastAsia"/>
                <w:lang w:eastAsia="zh-CN"/>
              </w:rPr>
              <w:t>对此卡</w:t>
            </w:r>
            <w:proofErr w:type="gramEnd"/>
            <w:r>
              <w:rPr>
                <w:rFonts w:hint="eastAsia"/>
                <w:lang w:eastAsia="zh-CN"/>
              </w:rPr>
              <w:t>进行注销，以后不能进行激活</w:t>
            </w:r>
            <w:r w:rsidR="00233245">
              <w:rPr>
                <w:rFonts w:hint="eastAsia"/>
                <w:lang w:eastAsia="zh-CN"/>
              </w:rPr>
              <w:t>，返回退卡成功通知。</w:t>
            </w:r>
          </w:p>
          <w:p w14:paraId="1C44C48A" w14:textId="488D8792" w:rsidR="006643FE" w:rsidRPr="00772F01" w:rsidRDefault="006643FE" w:rsidP="00981E5F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若已被激活，</w:t>
            </w:r>
            <w:r w:rsidR="00981E5F">
              <w:rPr>
                <w:rFonts w:hint="eastAsia"/>
                <w:lang w:eastAsia="zh-CN"/>
              </w:rPr>
              <w:t>直接</w:t>
            </w:r>
            <w:r>
              <w:rPr>
                <w:rFonts w:hint="eastAsia"/>
                <w:lang w:eastAsia="zh-CN"/>
              </w:rPr>
              <w:t>返回</w:t>
            </w:r>
            <w:r w:rsidR="00961E26">
              <w:rPr>
                <w:rFonts w:hint="eastAsia"/>
                <w:lang w:eastAsia="zh-CN"/>
              </w:rPr>
              <w:t>退卡失败通知</w:t>
            </w:r>
            <w:r w:rsidR="00233245">
              <w:rPr>
                <w:rFonts w:hint="eastAsia"/>
                <w:lang w:eastAsia="zh-CN"/>
              </w:rPr>
              <w:t>。</w:t>
            </w:r>
          </w:p>
        </w:tc>
      </w:tr>
    </w:tbl>
    <w:p w14:paraId="46E01981" w14:textId="13387FAA" w:rsidR="009110B9" w:rsidRDefault="009110B9" w:rsidP="006643FE">
      <w:pPr>
        <w:rPr>
          <w:lang w:eastAsia="zh-CN"/>
        </w:rPr>
      </w:pPr>
    </w:p>
    <w:p w14:paraId="795D815B" w14:textId="32AF493A" w:rsidR="009110B9" w:rsidRPr="006643FE" w:rsidRDefault="009110B9" w:rsidP="009110B9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6EAA19BB" w14:textId="4D141671" w:rsidR="004554D6" w:rsidRDefault="009110B9" w:rsidP="00577988">
      <w:pPr>
        <w:pStyle w:val="2"/>
      </w:pPr>
      <w:bookmarkStart w:id="20" w:name="_Toc42788883"/>
      <w:r>
        <w:rPr>
          <w:rFonts w:hint="eastAsia"/>
        </w:rPr>
        <w:lastRenderedPageBreak/>
        <w:t>登录</w:t>
      </w:r>
      <w:r w:rsidR="00233245">
        <w:rPr>
          <w:rFonts w:hint="eastAsia"/>
        </w:rPr>
        <w:t>激活</w:t>
      </w:r>
      <w:r w:rsidR="006643FE">
        <w:rPr>
          <w:rFonts w:hint="eastAsia"/>
        </w:rPr>
        <w:t>流程</w:t>
      </w:r>
      <w:bookmarkEnd w:id="2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64"/>
        <w:gridCol w:w="4819"/>
      </w:tblGrid>
      <w:tr w:rsidR="00233245" w:rsidRPr="00893172" w14:paraId="394C3F3B" w14:textId="77777777" w:rsidTr="00233245">
        <w:tc>
          <w:tcPr>
            <w:tcW w:w="4364" w:type="dxa"/>
          </w:tcPr>
          <w:p w14:paraId="7BD9ED81" w14:textId="1BBA9B17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233245" w14:paraId="697956B5" w14:textId="77777777" w:rsidTr="00233245">
        <w:tc>
          <w:tcPr>
            <w:tcW w:w="4364" w:type="dxa"/>
          </w:tcPr>
          <w:p w14:paraId="28B98B36" w14:textId="77777777" w:rsidR="006E0664" w:rsidRPr="009D5F40" w:rsidRDefault="009110B9" w:rsidP="00037D96">
            <w:pPr>
              <w:rPr>
                <w:color w:val="000000" w:themeColor="text1"/>
                <w:lang w:eastAsia="zh-CN"/>
              </w:rPr>
            </w:pPr>
            <w:r w:rsidRPr="009D5F40">
              <w:rPr>
                <w:noProof/>
                <w:color w:val="000000" w:themeColor="text1"/>
                <w:lang w:eastAsia="zh-CN"/>
              </w:rPr>
              <w:drawing>
                <wp:inline distT="0" distB="0" distL="0" distR="0" wp14:anchorId="6021CDF2" wp14:editId="60593F0E">
                  <wp:extent cx="2519680" cy="3857625"/>
                  <wp:effectExtent l="0" t="0" r="0" b="9525"/>
                  <wp:docPr id="5" name="图片 5" descr="C:\Users\HEALTH~1\AppData\Local\Temp\WeChat Files\f89647439d4b762cf56a0f3a8e5ff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EALTH~1\AppData\Local\Temp\WeChat Files\f89647439d4b762cf56a0f3a8e5ff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1" cy="3858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497A7" w14:textId="6F516A18" w:rsidR="000A66A0" w:rsidRPr="009D5F40" w:rsidRDefault="000A66A0" w:rsidP="00037D96">
            <w:pPr>
              <w:rPr>
                <w:color w:val="000000" w:themeColor="text1"/>
                <w:lang w:eastAsia="zh-CN"/>
              </w:rPr>
            </w:pPr>
          </w:p>
          <w:p w14:paraId="3D2293AC" w14:textId="08516CE1" w:rsidR="009110B9" w:rsidRPr="009D5F40" w:rsidRDefault="009110B9" w:rsidP="00037D96">
            <w:pPr>
              <w:rPr>
                <w:color w:val="000000" w:themeColor="text1"/>
                <w:lang w:eastAsia="zh-CN"/>
              </w:rPr>
            </w:pPr>
            <w:r w:rsidRPr="009D5F40">
              <w:rPr>
                <w:color w:val="000000" w:themeColor="text1"/>
                <w:lang w:eastAsia="zh-CN"/>
              </w:rPr>
              <w:t>（</w:t>
            </w:r>
            <w:r w:rsidRPr="009D5F40">
              <w:rPr>
                <w:rFonts w:hint="eastAsia"/>
                <w:color w:val="000000" w:themeColor="text1"/>
                <w:lang w:eastAsia="zh-CN"/>
              </w:rPr>
              <w:t>页面由新华进行开发</w:t>
            </w:r>
            <w:r w:rsidRPr="009D5F40">
              <w:rPr>
                <w:color w:val="000000" w:themeColor="text1"/>
                <w:lang w:eastAsia="zh-CN"/>
              </w:rPr>
              <w:t>）</w:t>
            </w:r>
          </w:p>
        </w:tc>
        <w:tc>
          <w:tcPr>
            <w:tcW w:w="4819" w:type="dxa"/>
          </w:tcPr>
          <w:p w14:paraId="038CD414" w14:textId="77777777" w:rsidR="00233245" w:rsidRPr="009D5F40" w:rsidRDefault="00233245" w:rsidP="00233245">
            <w:pPr>
              <w:rPr>
                <w:color w:val="000000" w:themeColor="text1"/>
                <w:lang w:eastAsia="zh-CN"/>
              </w:rPr>
            </w:pPr>
          </w:p>
          <w:p w14:paraId="0B74F77D" w14:textId="5D9575B4" w:rsidR="00233245" w:rsidRPr="009D5F40" w:rsidRDefault="00233245" w:rsidP="00233245">
            <w:pPr>
              <w:rPr>
                <w:color w:val="000000" w:themeColor="text1"/>
                <w:lang w:eastAsia="zh-CN"/>
              </w:rPr>
            </w:pPr>
            <w:r w:rsidRPr="009D5F40">
              <w:rPr>
                <w:rFonts w:hint="eastAsia"/>
                <w:color w:val="000000" w:themeColor="text1"/>
                <w:lang w:eastAsia="zh-CN"/>
              </w:rPr>
              <w:t>用户登录流程说明：</w:t>
            </w:r>
          </w:p>
          <w:p w14:paraId="49D17546" w14:textId="77777777" w:rsidR="00233245" w:rsidRPr="009D5F40" w:rsidRDefault="00233245" w:rsidP="00233245">
            <w:pPr>
              <w:rPr>
                <w:color w:val="000000" w:themeColor="text1"/>
                <w:lang w:eastAsia="zh-CN"/>
              </w:rPr>
            </w:pPr>
          </w:p>
          <w:p w14:paraId="02BAB0EF" w14:textId="423E3DA9" w:rsidR="009F19D3" w:rsidRPr="009D5F40" w:rsidRDefault="009110B9" w:rsidP="00B10FA3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9D5F40">
              <w:rPr>
                <w:rFonts w:hint="eastAsia"/>
                <w:color w:val="000000" w:themeColor="text1"/>
                <w:lang w:eastAsia="zh-CN"/>
              </w:rPr>
              <w:t>提供产品查询接口，对方提交查询请求，参数包含身份证号，</w:t>
            </w:r>
            <w:proofErr w:type="gramStart"/>
            <w:r w:rsidRPr="009D5F40">
              <w:rPr>
                <w:rFonts w:hint="eastAsia"/>
                <w:color w:val="000000" w:themeColor="text1"/>
                <w:lang w:eastAsia="zh-CN"/>
              </w:rPr>
              <w:t>远盟在</w:t>
            </w:r>
            <w:proofErr w:type="gramEnd"/>
            <w:r w:rsidRPr="009D5F40">
              <w:rPr>
                <w:rFonts w:hint="eastAsia"/>
                <w:color w:val="000000" w:themeColor="text1"/>
                <w:lang w:eastAsia="zh-CN"/>
              </w:rPr>
              <w:t>C</w:t>
            </w:r>
            <w:r w:rsidRPr="009D5F40">
              <w:rPr>
                <w:color w:val="000000" w:themeColor="text1"/>
                <w:lang w:eastAsia="zh-CN"/>
              </w:rPr>
              <w:t>RM</w:t>
            </w:r>
            <w:r w:rsidRPr="009D5F40">
              <w:rPr>
                <w:rFonts w:hint="eastAsia"/>
                <w:color w:val="000000" w:themeColor="text1"/>
                <w:lang w:eastAsia="zh-CN"/>
              </w:rPr>
              <w:t>系统中查询该身份证已备案的新华产品并返回数据，返回字段包含：服务卡名称、卡号、到期时间</w:t>
            </w:r>
            <w:r w:rsidR="008458B0" w:rsidRPr="009D5F40">
              <w:rPr>
                <w:rFonts w:hint="eastAsia"/>
                <w:color w:val="000000" w:themeColor="text1"/>
                <w:lang w:eastAsia="zh-CN"/>
              </w:rPr>
              <w:t>、产品标识码</w:t>
            </w:r>
            <w:r w:rsidRPr="009D5F40">
              <w:rPr>
                <w:rFonts w:hint="eastAsia"/>
                <w:color w:val="000000" w:themeColor="text1"/>
                <w:lang w:eastAsia="zh-CN"/>
              </w:rPr>
              <w:t>。</w:t>
            </w:r>
          </w:p>
          <w:p w14:paraId="197D5162" w14:textId="77777777" w:rsidR="009110B9" w:rsidRPr="009D5F40" w:rsidRDefault="00B10FA3" w:rsidP="00B10FA3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9D5F40">
              <w:rPr>
                <w:rFonts w:hint="eastAsia"/>
                <w:color w:val="000000" w:themeColor="text1"/>
                <w:lang w:eastAsia="zh-CN"/>
              </w:rPr>
              <w:t>产品匹配范围：</w:t>
            </w:r>
          </w:p>
          <w:p w14:paraId="7DCF0AF3" w14:textId="6E3F1EC5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新华卓越健康至尊服务卡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B19AD9</w:t>
            </w:r>
          </w:p>
          <w:p w14:paraId="0AE401FE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健康电子商城健康</w:t>
            </w:r>
            <w:proofErr w:type="gramEnd"/>
            <w:r w:rsidRPr="00981E5F">
              <w:rPr>
                <w:rFonts w:hint="eastAsia"/>
                <w:color w:val="000000" w:themeColor="text1"/>
                <w:lang w:eastAsia="zh-CN"/>
              </w:rPr>
              <w:t>至尊服务卡</w:t>
            </w:r>
            <w:r w:rsidRPr="00981E5F">
              <w:rPr>
                <w:color w:val="000000" w:themeColor="text1"/>
                <w:lang w:eastAsia="zh-CN"/>
              </w:rPr>
              <w:t>I20AV7</w:t>
            </w:r>
          </w:p>
          <w:p w14:paraId="285F1FA1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新华卓越健康服务卡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Q18AD7</w:t>
            </w:r>
          </w:p>
          <w:p w14:paraId="644D1F81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健康电子商城健康</w:t>
            </w:r>
            <w:proofErr w:type="gramEnd"/>
            <w:r w:rsidRPr="00981E5F">
              <w:rPr>
                <w:rFonts w:hint="eastAsia"/>
                <w:color w:val="000000" w:themeColor="text1"/>
                <w:lang w:eastAsia="zh-CN"/>
              </w:rPr>
              <w:t>服务卡</w:t>
            </w:r>
            <w:r w:rsidRPr="00981E5F">
              <w:rPr>
                <w:color w:val="000000" w:themeColor="text1"/>
                <w:lang w:eastAsia="zh-CN"/>
              </w:rPr>
              <w:t>I20AV6</w:t>
            </w:r>
          </w:p>
          <w:p w14:paraId="10F41759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新华卓越电话医生服务卡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I19BC4</w:t>
            </w:r>
          </w:p>
          <w:p w14:paraId="7F305D9C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健康电子商城电话</w:t>
            </w:r>
            <w:proofErr w:type="gramEnd"/>
            <w:r w:rsidRPr="00981E5F">
              <w:rPr>
                <w:rFonts w:hint="eastAsia"/>
                <w:color w:val="000000" w:themeColor="text1"/>
                <w:lang w:eastAsia="zh-CN"/>
              </w:rPr>
              <w:t>医生卡</w:t>
            </w:r>
            <w:r w:rsidRPr="00981E5F">
              <w:rPr>
                <w:color w:val="000000" w:themeColor="text1"/>
                <w:lang w:eastAsia="zh-CN"/>
              </w:rPr>
              <w:t>I20AU9</w:t>
            </w:r>
          </w:p>
          <w:p w14:paraId="5449D10C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新华卓越重疾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绿通服务</w:t>
            </w:r>
            <w:proofErr w:type="gramEnd"/>
            <w:r w:rsidRPr="00981E5F">
              <w:rPr>
                <w:color w:val="000000" w:themeColor="text1"/>
                <w:lang w:eastAsia="zh-CN"/>
              </w:rPr>
              <w:t>Q18AB0</w:t>
            </w:r>
          </w:p>
          <w:p w14:paraId="2EE597FF" w14:textId="77777777" w:rsid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健康电</w:t>
            </w:r>
            <w:proofErr w:type="gramEnd"/>
            <w:r w:rsidRPr="00981E5F">
              <w:rPr>
                <w:rFonts w:hint="eastAsia"/>
                <w:color w:val="000000" w:themeColor="text1"/>
                <w:lang w:eastAsia="zh-CN"/>
              </w:rPr>
              <w:t>子商城重疾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981E5F">
              <w:rPr>
                <w:color w:val="000000" w:themeColor="text1"/>
                <w:lang w:eastAsia="zh-CN"/>
              </w:rPr>
              <w:t>I20AV0</w:t>
            </w:r>
          </w:p>
          <w:p w14:paraId="6366E1AA" w14:textId="1C4BC5BB" w:rsidR="001E2411" w:rsidRPr="001E2411" w:rsidRDefault="001E2411" w:rsidP="001E2411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新华健康服务卡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I20AQ6</w:t>
            </w:r>
          </w:p>
          <w:p w14:paraId="21ED690F" w14:textId="78CB5E14" w:rsidR="001E2411" w:rsidRDefault="001E2411" w:rsidP="001E2411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新华健康至尊服务卡</w:t>
            </w:r>
            <w:r w:rsidRPr="001E2411">
              <w:rPr>
                <w:color w:val="000000" w:themeColor="text1"/>
                <w:lang w:eastAsia="zh-CN"/>
              </w:rPr>
              <w:t>I20AQ7</w:t>
            </w:r>
          </w:p>
          <w:p w14:paraId="2CE5204D" w14:textId="45C69199" w:rsidR="001E2411" w:rsidRDefault="001E2411" w:rsidP="001E2411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新华电话医生卡</w:t>
            </w:r>
            <w:r w:rsidRPr="001E2411">
              <w:rPr>
                <w:color w:val="000000" w:themeColor="text1"/>
                <w:lang w:eastAsia="zh-CN"/>
              </w:rPr>
              <w:t>I20AP0</w:t>
            </w:r>
          </w:p>
          <w:p w14:paraId="24514525" w14:textId="77777777" w:rsidR="009D5F40" w:rsidRDefault="001E2411" w:rsidP="009D5F40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新华健康重疾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1E2411">
              <w:rPr>
                <w:color w:val="000000" w:themeColor="text1"/>
                <w:lang w:eastAsia="zh-CN"/>
              </w:rPr>
              <w:t>I20AP1</w:t>
            </w:r>
          </w:p>
          <w:p w14:paraId="72881422" w14:textId="5CD652D7" w:rsidR="009D5F40" w:rsidRPr="009D5F40" w:rsidRDefault="009D5F40" w:rsidP="009D5F40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ins w:id="21" w:author="Microsoft 帐户" w:date="2020-07-13T16:42:00Z">
              <w:r w:rsidRPr="009D5F40">
                <w:rPr>
                  <w:rFonts w:hint="eastAsia"/>
                  <w:color w:val="000000" w:themeColor="text1"/>
                  <w:lang w:eastAsia="zh-CN"/>
                </w:rPr>
                <w:t>新华健康</w:t>
              </w:r>
              <w:proofErr w:type="gramStart"/>
              <w:r w:rsidRPr="009D5F40">
                <w:rPr>
                  <w:rFonts w:hint="eastAsia"/>
                  <w:color w:val="000000" w:themeColor="text1"/>
                  <w:lang w:eastAsia="zh-CN"/>
                </w:rPr>
                <w:t>重疾卡</w:t>
              </w:r>
              <w:proofErr w:type="gramEnd"/>
              <w:r w:rsidRPr="009D5F40">
                <w:rPr>
                  <w:rFonts w:hint="eastAsia"/>
                  <w:color w:val="000000" w:themeColor="text1"/>
                  <w:lang w:eastAsia="zh-CN"/>
                </w:rPr>
                <w:t>直播采购项目</w:t>
              </w:r>
              <w:r>
                <w:rPr>
                  <w:rFonts w:hint="eastAsia"/>
                  <w:color w:val="000000" w:themeColor="text1"/>
                  <w:lang w:eastAsia="zh-CN"/>
                </w:rPr>
                <w:t xml:space="preserve"> </w:t>
              </w:r>
              <w:r>
                <w:rPr>
                  <w:color w:val="000000" w:themeColor="text1"/>
                  <w:lang w:eastAsia="zh-CN"/>
                </w:rPr>
                <w:t xml:space="preserve"> </w:t>
              </w:r>
              <w:r w:rsidRPr="009D5F40">
                <w:rPr>
                  <w:color w:val="000000" w:themeColor="text1"/>
                  <w:lang w:eastAsia="zh-CN"/>
                </w:rPr>
                <w:t>I20AZ4</w:t>
              </w:r>
            </w:ins>
          </w:p>
        </w:tc>
      </w:tr>
      <w:tr w:rsidR="00233245" w14:paraId="13EAF474" w14:textId="77777777" w:rsidTr="00233245">
        <w:tc>
          <w:tcPr>
            <w:tcW w:w="4364" w:type="dxa"/>
          </w:tcPr>
          <w:p w14:paraId="570B0D0A" w14:textId="0246C851" w:rsidR="00233245" w:rsidRDefault="00233245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3B614FC" wp14:editId="157345BB">
                  <wp:extent cx="2177909" cy="33147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39" cy="334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15EC1" w14:textId="27823F53" w:rsidR="0096780B" w:rsidRDefault="0096780B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AC42234" wp14:editId="740386E4">
                  <wp:extent cx="2177415" cy="32194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367" cy="323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C2EA" w14:textId="5E31470F" w:rsidR="0096780B" w:rsidRDefault="0096780B" w:rsidP="00037D96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以上两个页面由新华进行开发</w:t>
            </w:r>
            <w:r>
              <w:rPr>
                <w:lang w:eastAsia="zh-CN"/>
              </w:rPr>
              <w:t>）</w:t>
            </w:r>
          </w:p>
          <w:p w14:paraId="6F004F6B" w14:textId="5C5F9E1B" w:rsidR="006E0664" w:rsidRDefault="00233245" w:rsidP="000D64B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F92178E" wp14:editId="4A4DCAB0">
                  <wp:extent cx="2176780" cy="41148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653" cy="4122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29380E9" w14:textId="77777777" w:rsidR="00772F01" w:rsidRDefault="00772F01" w:rsidP="00037D96">
            <w:pPr>
              <w:rPr>
                <w:b/>
                <w:color w:val="000000" w:themeColor="text1"/>
                <w:lang w:eastAsia="zh-CN"/>
              </w:rPr>
            </w:pPr>
          </w:p>
          <w:p w14:paraId="78E13D5B" w14:textId="0B3D725A" w:rsidR="006E0664" w:rsidRDefault="00233245" w:rsidP="00037D96">
            <w:pPr>
              <w:rPr>
                <w:b/>
                <w:color w:val="000000" w:themeColor="text1"/>
                <w:lang w:eastAsia="zh-CN"/>
              </w:rPr>
            </w:pPr>
            <w:r>
              <w:rPr>
                <w:rFonts w:hint="eastAsia"/>
                <w:b/>
                <w:color w:val="000000" w:themeColor="text1"/>
                <w:lang w:eastAsia="zh-CN"/>
              </w:rPr>
              <w:t>卡激活</w:t>
            </w:r>
            <w:r w:rsidR="009F19D3" w:rsidRPr="009F19D3">
              <w:rPr>
                <w:rFonts w:hint="eastAsia"/>
                <w:b/>
                <w:color w:val="000000" w:themeColor="text1"/>
                <w:lang w:eastAsia="zh-CN"/>
              </w:rPr>
              <w:t>页面说明</w:t>
            </w:r>
            <w:r w:rsidR="00772F01">
              <w:rPr>
                <w:rFonts w:hint="eastAsia"/>
                <w:b/>
                <w:color w:val="000000" w:themeColor="text1"/>
                <w:lang w:eastAsia="zh-CN"/>
              </w:rPr>
              <w:t>：</w:t>
            </w:r>
          </w:p>
          <w:p w14:paraId="310B8FB9" w14:textId="77777777" w:rsidR="009B2222" w:rsidRDefault="009B2222" w:rsidP="00037D96">
            <w:pPr>
              <w:rPr>
                <w:b/>
                <w:color w:val="000000" w:themeColor="text1"/>
                <w:lang w:eastAsia="zh-CN"/>
              </w:rPr>
            </w:pPr>
          </w:p>
          <w:p w14:paraId="2CC635A6" w14:textId="2362306B" w:rsidR="007A3D44" w:rsidRDefault="00233245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用户</w:t>
            </w:r>
            <w:proofErr w:type="gramStart"/>
            <w:r>
              <w:rPr>
                <w:rFonts w:hint="eastAsia"/>
                <w:color w:val="000000" w:themeColor="text1"/>
                <w:lang w:eastAsia="zh-CN"/>
              </w:rPr>
              <w:t>点击卡</w:t>
            </w:r>
            <w:proofErr w:type="gramEnd"/>
            <w:r>
              <w:rPr>
                <w:rFonts w:hint="eastAsia"/>
                <w:color w:val="000000" w:themeColor="text1"/>
                <w:lang w:eastAsia="zh-CN"/>
              </w:rPr>
              <w:t>列表展示页中的【新卡激活】，</w:t>
            </w:r>
            <w:r w:rsidR="0096780B" w:rsidRPr="0096780B">
              <w:rPr>
                <w:rFonts w:hint="eastAsia"/>
                <w:color w:val="00B050"/>
                <w:lang w:eastAsia="zh-CN"/>
              </w:rPr>
              <w:t>先</w:t>
            </w:r>
            <w:r w:rsidRPr="0096780B">
              <w:rPr>
                <w:rFonts w:hint="eastAsia"/>
                <w:color w:val="00B050"/>
                <w:lang w:eastAsia="zh-CN"/>
              </w:rPr>
              <w:t>进</w:t>
            </w:r>
            <w:proofErr w:type="gramStart"/>
            <w:r w:rsidRPr="0096780B">
              <w:rPr>
                <w:rFonts w:hint="eastAsia"/>
                <w:color w:val="00B050"/>
                <w:lang w:eastAsia="zh-CN"/>
              </w:rPr>
              <w:t>入</w:t>
            </w:r>
            <w:r w:rsidR="001322E9" w:rsidRPr="0096780B">
              <w:rPr>
                <w:rFonts w:hint="eastAsia"/>
                <w:color w:val="00B050"/>
                <w:lang w:eastAsia="zh-CN"/>
              </w:rPr>
              <w:t>服务</w:t>
            </w:r>
            <w:proofErr w:type="gramEnd"/>
            <w:r w:rsidR="0096780B">
              <w:rPr>
                <w:rFonts w:hint="eastAsia"/>
                <w:color w:val="00B050"/>
                <w:lang w:eastAsia="zh-CN"/>
              </w:rPr>
              <w:t>权益</w:t>
            </w:r>
            <w:r w:rsidR="001322E9" w:rsidRPr="0096780B">
              <w:rPr>
                <w:rFonts w:hint="eastAsia"/>
                <w:color w:val="00B050"/>
                <w:lang w:eastAsia="zh-CN"/>
              </w:rPr>
              <w:t>页再进入</w:t>
            </w:r>
            <w:r w:rsidRPr="0096780B">
              <w:rPr>
                <w:rFonts w:hint="eastAsia"/>
                <w:color w:val="00B050"/>
                <w:lang w:eastAsia="zh-CN"/>
              </w:rPr>
              <w:t>卡激活页面</w:t>
            </w:r>
            <w:r w:rsidR="0017423C">
              <w:rPr>
                <w:rFonts w:hint="eastAsia"/>
                <w:color w:val="000000" w:themeColor="text1"/>
                <w:lang w:eastAsia="zh-CN"/>
              </w:rPr>
              <w:t>，此激活页面以前由</w:t>
            </w:r>
            <w:proofErr w:type="gramStart"/>
            <w:r w:rsidR="0017423C">
              <w:rPr>
                <w:rFonts w:hint="eastAsia"/>
                <w:color w:val="000000" w:themeColor="text1"/>
                <w:lang w:eastAsia="zh-CN"/>
              </w:rPr>
              <w:t>远盟开</w:t>
            </w:r>
            <w:proofErr w:type="gramEnd"/>
            <w:r w:rsidR="0017423C">
              <w:rPr>
                <w:rFonts w:hint="eastAsia"/>
                <w:color w:val="000000" w:themeColor="text1"/>
                <w:lang w:eastAsia="zh-CN"/>
              </w:rPr>
              <w:t>发现需要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进行</w:t>
            </w:r>
            <w:r w:rsidR="0017423C">
              <w:rPr>
                <w:rFonts w:hint="eastAsia"/>
                <w:color w:val="000000" w:themeColor="text1"/>
                <w:lang w:eastAsia="zh-CN"/>
              </w:rPr>
              <w:t>改造。根据页面上输入的卡号、</w:t>
            </w:r>
            <w:proofErr w:type="gramStart"/>
            <w:r w:rsidR="0017423C">
              <w:rPr>
                <w:rFonts w:hint="eastAsia"/>
                <w:color w:val="000000" w:themeColor="text1"/>
                <w:lang w:eastAsia="zh-CN"/>
              </w:rPr>
              <w:t>卡密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首先</w:t>
            </w:r>
            <w:proofErr w:type="gramEnd"/>
            <w:r>
              <w:rPr>
                <w:rFonts w:hint="eastAsia"/>
                <w:color w:val="000000" w:themeColor="text1"/>
                <w:lang w:eastAsia="zh-CN"/>
              </w:rPr>
              <w:t>验证卡号卡密正确性，</w:t>
            </w:r>
            <w:r w:rsidR="00066A17">
              <w:rPr>
                <w:rFonts w:hint="eastAsia"/>
                <w:color w:val="000000" w:themeColor="text1"/>
                <w:lang w:eastAsia="zh-CN"/>
              </w:rPr>
              <w:t>若验证失败，返回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登录</w:t>
            </w:r>
            <w:r w:rsidR="00066A17">
              <w:rPr>
                <w:rFonts w:hint="eastAsia"/>
                <w:color w:val="000000" w:themeColor="text1"/>
                <w:lang w:eastAsia="zh-CN"/>
              </w:rPr>
              <w:t>失败通知；</w:t>
            </w:r>
            <w:r>
              <w:rPr>
                <w:rFonts w:hint="eastAsia"/>
                <w:color w:val="000000" w:themeColor="text1"/>
                <w:lang w:eastAsia="zh-CN"/>
              </w:rPr>
              <w:t>若</w:t>
            </w:r>
            <w:r w:rsidR="00E15F14">
              <w:rPr>
                <w:rFonts w:hint="eastAsia"/>
                <w:color w:val="000000" w:themeColor="text1"/>
                <w:lang w:eastAsia="zh-CN"/>
              </w:rPr>
              <w:t>验证通过</w:t>
            </w:r>
            <w:r>
              <w:rPr>
                <w:rFonts w:hint="eastAsia"/>
                <w:color w:val="000000" w:themeColor="text1"/>
                <w:lang w:eastAsia="zh-CN"/>
              </w:rPr>
              <w:t>，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再验证用户是否已经激活了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与正在验证的卡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同类型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的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产品，验证规则如下同类型产品</w:t>
            </w:r>
            <w:r w:rsidR="004021C7">
              <w:rPr>
                <w:rFonts w:hint="eastAsia"/>
                <w:color w:val="000000" w:themeColor="text1"/>
                <w:lang w:eastAsia="zh-CN"/>
              </w:rPr>
              <w:t>若已激活其一</w:t>
            </w:r>
            <w:r w:rsidR="00D81269">
              <w:rPr>
                <w:rFonts w:hint="eastAsia"/>
                <w:color w:val="000000" w:themeColor="text1"/>
                <w:lang w:eastAsia="zh-CN"/>
              </w:rPr>
              <w:t>且仍在有效期内</w:t>
            </w:r>
            <w:r w:rsidR="004021C7">
              <w:rPr>
                <w:rFonts w:hint="eastAsia"/>
                <w:color w:val="000000" w:themeColor="text1"/>
                <w:lang w:eastAsia="zh-CN"/>
              </w:rPr>
              <w:t>则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不允许</w:t>
            </w:r>
            <w:r w:rsidR="00D81269">
              <w:rPr>
                <w:rFonts w:hint="eastAsia"/>
                <w:color w:val="000000" w:themeColor="text1"/>
                <w:lang w:eastAsia="zh-CN"/>
              </w:rPr>
              <w:t>再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激活</w:t>
            </w:r>
            <w:r w:rsidR="004021C7">
              <w:rPr>
                <w:rFonts w:hint="eastAsia"/>
                <w:color w:val="000000" w:themeColor="text1"/>
                <w:lang w:eastAsia="zh-CN"/>
              </w:rPr>
              <w:t>同类产品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：</w:t>
            </w:r>
          </w:p>
          <w:p w14:paraId="260B8CA1" w14:textId="4229CA62" w:rsidR="007A3D44" w:rsidRPr="004021C7" w:rsidRDefault="007A3D44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健康至尊卡：</w:t>
            </w:r>
          </w:p>
          <w:p w14:paraId="6475A425" w14:textId="3FB71E65" w:rsidR="004021C7" w:rsidRDefault="004021C7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新华卓越健康至尊服务卡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B19AD9</w:t>
            </w:r>
          </w:p>
          <w:p w14:paraId="6F15D44B" w14:textId="1BE823CA" w:rsidR="004021C7" w:rsidRDefault="004021C7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健康电子商城健康</w:t>
            </w:r>
            <w:proofErr w:type="gramEnd"/>
            <w:r w:rsidRPr="004021C7">
              <w:rPr>
                <w:rFonts w:hint="eastAsia"/>
                <w:color w:val="000000" w:themeColor="text1"/>
                <w:lang w:eastAsia="zh-CN"/>
              </w:rPr>
              <w:t>至尊服务卡</w:t>
            </w:r>
            <w:r w:rsidRPr="004021C7">
              <w:rPr>
                <w:color w:val="000000" w:themeColor="text1"/>
                <w:lang w:eastAsia="zh-CN"/>
              </w:rPr>
              <w:t>I20AV7</w:t>
            </w:r>
          </w:p>
          <w:p w14:paraId="10D32C01" w14:textId="29873270" w:rsidR="00876174" w:rsidRDefault="00876174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新华健康至尊服务卡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I20AQ7</w:t>
            </w:r>
          </w:p>
          <w:p w14:paraId="33B1C79D" w14:textId="7B7F5C6F" w:rsidR="004021C7" w:rsidRDefault="004021C7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健康服务卡</w:t>
            </w:r>
          </w:p>
          <w:p w14:paraId="7B3EE66E" w14:textId="15C426FD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新华卓越健康服务卡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Q18AD7</w:t>
            </w:r>
          </w:p>
          <w:p w14:paraId="193F72E7" w14:textId="690AA004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健康电子商城健康</w:t>
            </w:r>
            <w:proofErr w:type="gramEnd"/>
            <w:r w:rsidRPr="004021C7">
              <w:rPr>
                <w:rFonts w:hint="eastAsia"/>
                <w:color w:val="000000" w:themeColor="text1"/>
                <w:lang w:eastAsia="zh-CN"/>
              </w:rPr>
              <w:t>服务卡</w:t>
            </w:r>
            <w:r w:rsidRPr="004021C7">
              <w:rPr>
                <w:color w:val="000000" w:themeColor="text1"/>
                <w:lang w:eastAsia="zh-CN"/>
              </w:rPr>
              <w:t>I20AV6</w:t>
            </w:r>
          </w:p>
          <w:p w14:paraId="55C8527D" w14:textId="3AC9E1FC" w:rsidR="00876174" w:rsidRPr="00876174" w:rsidRDefault="00876174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新华健康服务卡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I20AQ6</w:t>
            </w:r>
          </w:p>
          <w:p w14:paraId="600A133F" w14:textId="171E3F03" w:rsidR="004021C7" w:rsidRDefault="004021C7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电话医生卡</w:t>
            </w:r>
          </w:p>
          <w:p w14:paraId="21186AF0" w14:textId="225BCB52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新华卓越电话医生服务卡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I19BC4</w:t>
            </w:r>
          </w:p>
          <w:p w14:paraId="57A9B83B" w14:textId="34C8F634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健康电子商城电话</w:t>
            </w:r>
            <w:proofErr w:type="gramEnd"/>
            <w:r w:rsidRPr="004021C7">
              <w:rPr>
                <w:rFonts w:hint="eastAsia"/>
                <w:color w:val="000000" w:themeColor="text1"/>
                <w:lang w:eastAsia="zh-CN"/>
              </w:rPr>
              <w:t>医生卡</w:t>
            </w:r>
            <w:r w:rsidRPr="004021C7">
              <w:rPr>
                <w:color w:val="000000" w:themeColor="text1"/>
                <w:lang w:eastAsia="zh-CN"/>
              </w:rPr>
              <w:t>I20AU9</w:t>
            </w:r>
          </w:p>
          <w:p w14:paraId="08135D11" w14:textId="3AC36827" w:rsidR="00876174" w:rsidRDefault="00876174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新华电话医生卡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I20AP0</w:t>
            </w:r>
          </w:p>
          <w:p w14:paraId="7E6406A4" w14:textId="0D8D27DC" w:rsidR="004021C7" w:rsidRDefault="004021C7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proofErr w:type="gramStart"/>
            <w:r>
              <w:rPr>
                <w:rFonts w:hint="eastAsia"/>
                <w:color w:val="000000" w:themeColor="text1"/>
                <w:lang w:eastAsia="zh-CN"/>
              </w:rPr>
              <w:t>重疾绿通卡</w:t>
            </w:r>
            <w:proofErr w:type="gramEnd"/>
          </w:p>
          <w:p w14:paraId="3693C34F" w14:textId="6169DDAC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新华卓越重疾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绿通服务</w:t>
            </w:r>
            <w:proofErr w:type="gramEnd"/>
            <w:r w:rsidR="00CF375A" w:rsidRPr="00CF375A">
              <w:rPr>
                <w:color w:val="000000" w:themeColor="text1"/>
                <w:lang w:eastAsia="zh-CN"/>
              </w:rPr>
              <w:t>Q18AB0</w:t>
            </w:r>
          </w:p>
          <w:p w14:paraId="1C9A0607" w14:textId="0CBC5E12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健康电</w:t>
            </w:r>
            <w:proofErr w:type="gramEnd"/>
            <w:r w:rsidRPr="004021C7">
              <w:rPr>
                <w:rFonts w:hint="eastAsia"/>
                <w:color w:val="000000" w:themeColor="text1"/>
                <w:lang w:eastAsia="zh-CN"/>
              </w:rPr>
              <w:t>子商城重疾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4021C7">
              <w:rPr>
                <w:color w:val="000000" w:themeColor="text1"/>
                <w:lang w:eastAsia="zh-CN"/>
              </w:rPr>
              <w:t>I20AV0</w:t>
            </w:r>
          </w:p>
          <w:p w14:paraId="35955A9E" w14:textId="71E3FC33" w:rsidR="00876174" w:rsidRDefault="00876174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新华健康重疾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I20AP1</w:t>
            </w:r>
          </w:p>
          <w:p w14:paraId="77A5B4F6" w14:textId="2B1C3C53" w:rsidR="009D5F40" w:rsidRPr="004021C7" w:rsidRDefault="009D5F40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ins w:id="22" w:author="Microsoft 帐户" w:date="2020-07-13T16:43:00Z">
              <w:r w:rsidRPr="009D5F40">
                <w:rPr>
                  <w:rFonts w:hint="eastAsia"/>
                  <w:color w:val="000000" w:themeColor="text1"/>
                  <w:lang w:eastAsia="zh-CN"/>
                </w:rPr>
                <w:t>新华健康</w:t>
              </w:r>
              <w:proofErr w:type="gramStart"/>
              <w:r w:rsidRPr="009D5F40">
                <w:rPr>
                  <w:rFonts w:hint="eastAsia"/>
                  <w:color w:val="000000" w:themeColor="text1"/>
                  <w:lang w:eastAsia="zh-CN"/>
                </w:rPr>
                <w:t>重疾卡</w:t>
              </w:r>
              <w:proofErr w:type="gramEnd"/>
              <w:r w:rsidRPr="009D5F40">
                <w:rPr>
                  <w:rFonts w:hint="eastAsia"/>
                  <w:color w:val="000000" w:themeColor="text1"/>
                  <w:lang w:eastAsia="zh-CN"/>
                </w:rPr>
                <w:t>直播采购项目</w:t>
              </w:r>
              <w:r>
                <w:rPr>
                  <w:rFonts w:hint="eastAsia"/>
                  <w:color w:val="000000" w:themeColor="text1"/>
                  <w:lang w:eastAsia="zh-CN"/>
                </w:rPr>
                <w:t xml:space="preserve"> </w:t>
              </w:r>
              <w:r>
                <w:rPr>
                  <w:color w:val="000000" w:themeColor="text1"/>
                  <w:lang w:eastAsia="zh-CN"/>
                </w:rPr>
                <w:t xml:space="preserve"> </w:t>
              </w:r>
              <w:r w:rsidRPr="009D5F40">
                <w:rPr>
                  <w:color w:val="000000" w:themeColor="text1"/>
                  <w:lang w:eastAsia="zh-CN"/>
                </w:rPr>
                <w:t>I20AZ4</w:t>
              </w:r>
            </w:ins>
          </w:p>
          <w:p w14:paraId="6F91652F" w14:textId="77777777" w:rsidR="00E15F14" w:rsidRDefault="00E15F14" w:rsidP="00D81269">
            <w:pPr>
              <w:rPr>
                <w:color w:val="000000" w:themeColor="text1"/>
                <w:lang w:eastAsia="zh-CN"/>
              </w:rPr>
            </w:pPr>
          </w:p>
          <w:p w14:paraId="4F11A3B3" w14:textId="674A21B4" w:rsidR="000A66A0" w:rsidRDefault="000A66A0" w:rsidP="00D81269">
            <w:pPr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登录页面链接：</w:t>
            </w:r>
            <w:hyperlink r:id="rId16" w:history="1">
              <w:r w:rsidRPr="00C11397">
                <w:rPr>
                  <w:rStyle w:val="a7"/>
                  <w:lang w:eastAsia="zh-CN"/>
                </w:rPr>
                <w:t>https://weixin.healthlink.cn/xinhua/jkzj/index.html</w:t>
              </w:r>
            </w:hyperlink>
          </w:p>
          <w:p w14:paraId="79F3AAC3" w14:textId="268A6CD8" w:rsidR="000A66A0" w:rsidRPr="00614D7D" w:rsidRDefault="000A66A0" w:rsidP="00D81269">
            <w:pPr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取消切换登录方式功能，仅保留卡号卡密登录。</w:t>
            </w:r>
          </w:p>
        </w:tc>
      </w:tr>
      <w:tr w:rsidR="00233245" w14:paraId="12FDE0F1" w14:textId="77777777" w:rsidTr="00233245">
        <w:tc>
          <w:tcPr>
            <w:tcW w:w="4364" w:type="dxa"/>
          </w:tcPr>
          <w:p w14:paraId="657A9F01" w14:textId="77777777" w:rsidR="006E0664" w:rsidRDefault="00274F96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A06E438" wp14:editId="513B0990">
                  <wp:extent cx="2264223" cy="3438525"/>
                  <wp:effectExtent l="0" t="0" r="317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329" cy="347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07960" w14:textId="188EEC53" w:rsidR="00110643" w:rsidRDefault="00110643" w:rsidP="00037D96">
            <w:pPr>
              <w:rPr>
                <w:lang w:eastAsia="zh-CN"/>
              </w:rPr>
            </w:pPr>
            <w:r w:rsidRPr="00110643">
              <w:rPr>
                <w:noProof/>
                <w:lang w:eastAsia="zh-CN"/>
              </w:rPr>
              <w:lastRenderedPageBreak/>
              <w:drawing>
                <wp:inline distT="0" distB="0" distL="0" distR="0" wp14:anchorId="2337548F" wp14:editId="4D743FC1">
                  <wp:extent cx="2190750" cy="4543776"/>
                  <wp:effectExtent l="0" t="0" r="0" b="9525"/>
                  <wp:docPr id="14" name="图片 14" descr="C:\Users\HEALTH~1\AppData\Local\Temp\WeChat Files\26393b14058902d22f0869cd4904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HEALTH~1\AppData\Local\Temp\WeChat Files\26393b14058902d22f0869cd49045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581" cy="455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31EEAE3" w14:textId="4AF495CA" w:rsidR="00110643" w:rsidRDefault="00274F96" w:rsidP="00274F96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lastRenderedPageBreak/>
              <w:t>卡密验证</w:t>
            </w:r>
            <w:proofErr w:type="gramEnd"/>
            <w:r>
              <w:rPr>
                <w:rFonts w:hint="eastAsia"/>
                <w:lang w:eastAsia="zh-CN"/>
              </w:rPr>
              <w:t>通过后，完善客户信息，点击【保存】后，通过备案接口进行备案。</w:t>
            </w:r>
          </w:p>
          <w:p w14:paraId="277E52F7" w14:textId="265DC902" w:rsidR="006E0664" w:rsidRDefault="00110643" w:rsidP="00274F9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备案成功后</w:t>
            </w:r>
            <w:proofErr w:type="gramStart"/>
            <w:r>
              <w:rPr>
                <w:rFonts w:hint="eastAsia"/>
                <w:lang w:eastAsia="zh-CN"/>
              </w:rPr>
              <w:t>进行弹窗提示</w:t>
            </w:r>
            <w:proofErr w:type="gramEnd"/>
            <w:r w:rsidR="004206C4">
              <w:rPr>
                <w:rFonts w:hint="eastAsia"/>
                <w:lang w:eastAsia="zh-CN"/>
              </w:rPr>
              <w:t>激活成功</w:t>
            </w:r>
            <w:r>
              <w:rPr>
                <w:rFonts w:hint="eastAsia"/>
                <w:lang w:eastAsia="zh-CN"/>
              </w:rPr>
              <w:t>，</w:t>
            </w:r>
            <w:r w:rsidR="00274F96">
              <w:rPr>
                <w:rFonts w:hint="eastAsia"/>
                <w:lang w:eastAsia="zh-CN"/>
              </w:rPr>
              <w:t>激活流程结束。</w:t>
            </w:r>
          </w:p>
          <w:p w14:paraId="330E57DB" w14:textId="1E5441C4" w:rsidR="000A66A0" w:rsidRDefault="000A66A0" w:rsidP="000A66A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信息验证</w:t>
            </w:r>
            <w:r w:rsidR="004206C4">
              <w:rPr>
                <w:rFonts w:hint="eastAsia"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链接：</w:t>
            </w:r>
            <w:hyperlink r:id="rId19" w:history="1">
              <w:r w:rsidRPr="00C11397">
                <w:rPr>
                  <w:rStyle w:val="a7"/>
                  <w:lang w:eastAsia="zh-CN"/>
                </w:rPr>
                <w:t>https://weixin.healthlink.cn/xinhua/jkzj/member.html</w:t>
              </w:r>
            </w:hyperlink>
          </w:p>
          <w:p w14:paraId="754318D6" w14:textId="77777777" w:rsidR="000A66A0" w:rsidRDefault="004206C4" w:rsidP="000A66A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</w:t>
            </w:r>
            <w:r w:rsidR="000A66A0">
              <w:rPr>
                <w:rFonts w:hint="eastAsia"/>
                <w:lang w:eastAsia="zh-CN"/>
              </w:rPr>
              <w:t>仍使用此页面</w:t>
            </w:r>
          </w:p>
          <w:p w14:paraId="2A1CBE08" w14:textId="77777777" w:rsidR="009D5F40" w:rsidRDefault="009D5F40" w:rsidP="000A66A0">
            <w:pPr>
              <w:rPr>
                <w:lang w:eastAsia="zh-CN"/>
              </w:rPr>
            </w:pPr>
          </w:p>
          <w:p w14:paraId="6D51B0C8" w14:textId="5A7A4C3E" w:rsidR="009F7A24" w:rsidRDefault="009D5F40" w:rsidP="009D5F40">
            <w:pPr>
              <w:rPr>
                <w:ins w:id="23" w:author="Microsoft 帐户" w:date="2020-07-13T16:47:00Z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      </w:t>
            </w:r>
            <w:ins w:id="24" w:author="Microsoft 帐户" w:date="2020-07-13T16:46:00Z">
              <w:r>
                <w:rPr>
                  <w:rFonts w:hint="eastAsia"/>
                  <w:lang w:eastAsia="zh-CN"/>
                </w:rPr>
                <w:t>对部分产品增加激活年龄限制</w:t>
              </w:r>
            </w:ins>
            <w:ins w:id="25" w:author="Microsoft 帐户" w:date="2020-07-13T16:48:00Z">
              <w:r>
                <w:rPr>
                  <w:rFonts w:hint="eastAsia"/>
                  <w:lang w:eastAsia="zh-CN"/>
                </w:rPr>
                <w:t>，未做限制的产品允许所有年龄用户激活</w:t>
              </w:r>
            </w:ins>
            <w:ins w:id="26" w:author="Microsoft 帐户" w:date="2020-07-13T16:46:00Z">
              <w:r>
                <w:rPr>
                  <w:rFonts w:hint="eastAsia"/>
                  <w:lang w:eastAsia="zh-CN"/>
                </w:rPr>
                <w:t>，在填写个人信息后，根据身份证号</w:t>
              </w:r>
            </w:ins>
            <w:ins w:id="27" w:author="Microsoft 帐户" w:date="2020-07-13T16:47:00Z">
              <w:r>
                <w:rPr>
                  <w:rFonts w:hint="eastAsia"/>
                  <w:lang w:eastAsia="zh-CN"/>
                </w:rPr>
                <w:t>出生日期计算客户周岁。</w:t>
              </w:r>
            </w:ins>
          </w:p>
          <w:p w14:paraId="2B3DCDB3" w14:textId="77777777" w:rsidR="009D5F40" w:rsidRDefault="009D5F40">
            <w:pPr>
              <w:rPr>
                <w:ins w:id="28" w:author="Microsoft 帐户" w:date="2020-07-13T16:47:00Z"/>
                <w:lang w:eastAsia="zh-CN"/>
              </w:rPr>
            </w:pPr>
            <w:ins w:id="29" w:author="Microsoft 帐户" w:date="2020-07-13T16:47:00Z">
              <w:r>
                <w:rPr>
                  <w:rFonts w:hint="eastAsia"/>
                  <w:lang w:eastAsia="zh-CN"/>
                </w:rPr>
                <w:t>激活限制规则：</w:t>
              </w:r>
            </w:ins>
          </w:p>
          <w:p w14:paraId="791E4385" w14:textId="6744EE63" w:rsidR="009D5F40" w:rsidRDefault="009D5F40">
            <w:pPr>
              <w:pStyle w:val="ab"/>
              <w:numPr>
                <w:ilvl w:val="0"/>
                <w:numId w:val="24"/>
              </w:numPr>
              <w:ind w:firstLineChars="0"/>
              <w:rPr>
                <w:ins w:id="30" w:author="Microsoft 帐户" w:date="2020-07-13T16:50:00Z"/>
                <w:lang w:eastAsia="zh-CN"/>
              </w:rPr>
              <w:pPrChange w:id="31" w:author="Microsoft 帐户" w:date="2020-07-13T16:47:00Z">
                <w:pPr/>
              </w:pPrChange>
            </w:pPr>
            <w:ins w:id="32" w:author="Microsoft 帐户" w:date="2020-07-13T16:47:00Z">
              <w:r>
                <w:rPr>
                  <w:rFonts w:hint="eastAsia"/>
                  <w:lang w:eastAsia="zh-CN"/>
                </w:rPr>
                <w:t>仅限</w:t>
              </w:r>
              <w:r>
                <w:rPr>
                  <w:rFonts w:hint="eastAsia"/>
                  <w:lang w:eastAsia="zh-CN"/>
                </w:rPr>
                <w:t>6</w:t>
              </w:r>
            </w:ins>
            <w:ins w:id="33" w:author="Microsoft 帐户" w:date="2020-07-13T16:49:00Z">
              <w:r w:rsidR="009F7A24">
                <w:rPr>
                  <w:lang w:eastAsia="zh-CN"/>
                </w:rPr>
                <w:t>6</w:t>
              </w:r>
            </w:ins>
            <w:ins w:id="34" w:author="Microsoft 帐户" w:date="2020-07-13T16:48:00Z">
              <w:r w:rsidR="009F7A24">
                <w:rPr>
                  <w:rFonts w:hint="eastAsia"/>
                  <w:lang w:eastAsia="zh-CN"/>
                </w:rPr>
                <w:t>周</w:t>
              </w:r>
            </w:ins>
            <w:ins w:id="35" w:author="Microsoft 帐户" w:date="2020-07-13T16:47:00Z">
              <w:r>
                <w:rPr>
                  <w:rFonts w:hint="eastAsia"/>
                  <w:lang w:eastAsia="zh-CN"/>
                </w:rPr>
                <w:t>岁</w:t>
              </w:r>
            </w:ins>
            <w:ins w:id="36" w:author="Microsoft 帐户" w:date="2020-07-13T16:51:00Z">
              <w:r w:rsidR="009F7A24">
                <w:rPr>
                  <w:rFonts w:hint="eastAsia"/>
                  <w:lang w:eastAsia="zh-CN"/>
                </w:rPr>
                <w:t>及</w:t>
              </w:r>
            </w:ins>
            <w:ins w:id="37" w:author="Microsoft 帐户" w:date="2020-07-13T16:47:00Z">
              <w:r>
                <w:rPr>
                  <w:rFonts w:hint="eastAsia"/>
                  <w:lang w:eastAsia="zh-CN"/>
                </w:rPr>
                <w:t>以下</w:t>
              </w:r>
            </w:ins>
            <w:ins w:id="38" w:author="Microsoft 帐户" w:date="2020-07-13T16:52:00Z">
              <w:r w:rsidR="009F7A24">
                <w:rPr>
                  <w:rFonts w:hint="eastAsia"/>
                  <w:lang w:eastAsia="zh-CN"/>
                </w:rPr>
                <w:t>（含</w:t>
              </w:r>
              <w:r w:rsidR="009F7A24">
                <w:rPr>
                  <w:rFonts w:hint="eastAsia"/>
                  <w:lang w:eastAsia="zh-CN"/>
                </w:rPr>
                <w:t>66</w:t>
              </w:r>
              <w:r w:rsidR="009F7A24">
                <w:rPr>
                  <w:rFonts w:hint="eastAsia"/>
                  <w:lang w:eastAsia="zh-CN"/>
                </w:rPr>
                <w:t>）</w:t>
              </w:r>
            </w:ins>
            <w:ins w:id="39" w:author="Microsoft 帐户" w:date="2020-07-13T16:48:00Z">
              <w:r w:rsidR="009F7A24">
                <w:rPr>
                  <w:rFonts w:hint="eastAsia"/>
                  <w:lang w:eastAsia="zh-CN"/>
                </w:rPr>
                <w:t>客户</w:t>
              </w:r>
            </w:ins>
            <w:ins w:id="40" w:author="Microsoft 帐户" w:date="2020-07-13T16:47:00Z">
              <w:r>
                <w:rPr>
                  <w:rFonts w:hint="eastAsia"/>
                  <w:lang w:eastAsia="zh-CN"/>
                </w:rPr>
                <w:t>激活</w:t>
              </w:r>
            </w:ins>
            <w:ins w:id="41" w:author="Microsoft 帐户" w:date="2020-07-13T16:48:00Z">
              <w:r w:rsidR="009F7A24">
                <w:rPr>
                  <w:rFonts w:hint="eastAsia"/>
                  <w:lang w:eastAsia="zh-CN"/>
                </w:rPr>
                <w:t>的</w:t>
              </w:r>
            </w:ins>
            <w:ins w:id="42" w:author="Microsoft 帐户" w:date="2020-07-13T16:49:00Z">
              <w:r w:rsidR="009F7A24">
                <w:rPr>
                  <w:rFonts w:hint="eastAsia"/>
                  <w:lang w:eastAsia="zh-CN"/>
                </w:rPr>
                <w:t>：</w:t>
              </w:r>
            </w:ins>
          </w:p>
          <w:p w14:paraId="724D9B04" w14:textId="637BFC22" w:rsidR="009F7A24" w:rsidRDefault="009F7A24">
            <w:pPr>
              <w:ind w:firstLineChars="200" w:firstLine="420"/>
              <w:rPr>
                <w:ins w:id="43" w:author="Microsoft 帐户" w:date="2020-07-13T16:52:00Z"/>
                <w:lang w:eastAsia="zh-CN"/>
              </w:rPr>
              <w:pPrChange w:id="44" w:author="Microsoft 帐户" w:date="2020-07-13T16:51:00Z">
                <w:pPr/>
              </w:pPrChange>
            </w:pPr>
            <w:ins w:id="45" w:author="Microsoft 帐户" w:date="2020-07-13T16:50:00Z">
              <w:r w:rsidRPr="009F7A24">
                <w:rPr>
                  <w:rFonts w:hint="eastAsia"/>
                  <w:lang w:eastAsia="zh-CN"/>
                </w:rPr>
                <w:t>新华健康</w:t>
              </w:r>
              <w:proofErr w:type="gramStart"/>
              <w:r w:rsidRPr="009F7A24">
                <w:rPr>
                  <w:rFonts w:hint="eastAsia"/>
                  <w:lang w:eastAsia="zh-CN"/>
                </w:rPr>
                <w:t>重疾卡</w:t>
              </w:r>
              <w:proofErr w:type="gramEnd"/>
              <w:r w:rsidRPr="009F7A24">
                <w:rPr>
                  <w:rFonts w:hint="eastAsia"/>
                  <w:lang w:eastAsia="zh-CN"/>
                </w:rPr>
                <w:t>直播采购项目</w:t>
              </w:r>
              <w:r w:rsidRPr="009F7A24">
                <w:rPr>
                  <w:rFonts w:hint="eastAsia"/>
                  <w:lang w:eastAsia="zh-CN"/>
                </w:rPr>
                <w:t xml:space="preserve">  I20AZ4</w:t>
              </w:r>
            </w:ins>
          </w:p>
          <w:p w14:paraId="20CBBF2A" w14:textId="1603DA26" w:rsidR="009F7A24" w:rsidRDefault="009F7A24">
            <w:pPr>
              <w:ind w:firstLineChars="200" w:firstLine="420"/>
              <w:rPr>
                <w:ins w:id="46" w:author="Microsoft 帐户" w:date="2020-07-13T16:49:00Z"/>
                <w:lang w:eastAsia="zh-CN"/>
              </w:rPr>
              <w:pPrChange w:id="47" w:author="Microsoft 帐户" w:date="2020-07-13T16:52:00Z">
                <w:pPr/>
              </w:pPrChange>
            </w:pPr>
            <w:ins w:id="48" w:author="Microsoft 帐户" w:date="2020-07-13T16:52:00Z">
              <w:r w:rsidRPr="009F7A24">
                <w:rPr>
                  <w:rFonts w:hint="eastAsia"/>
                  <w:lang w:eastAsia="zh-CN"/>
                </w:rPr>
                <w:t>新华</w:t>
              </w:r>
              <w:proofErr w:type="gramStart"/>
              <w:r w:rsidRPr="009F7A24">
                <w:rPr>
                  <w:rFonts w:hint="eastAsia"/>
                  <w:lang w:eastAsia="zh-CN"/>
                </w:rPr>
                <w:t>健康电子商城健康</w:t>
              </w:r>
              <w:proofErr w:type="gramEnd"/>
              <w:r w:rsidRPr="009F7A24">
                <w:rPr>
                  <w:rFonts w:hint="eastAsia"/>
                  <w:lang w:eastAsia="zh-CN"/>
                </w:rPr>
                <w:t>至尊服务卡</w:t>
              </w:r>
              <w:r>
                <w:rPr>
                  <w:rFonts w:hint="eastAsia"/>
                  <w:lang w:eastAsia="zh-CN"/>
                </w:rPr>
                <w:t xml:space="preserve"> </w:t>
              </w:r>
              <w:r>
                <w:rPr>
                  <w:lang w:eastAsia="zh-CN"/>
                </w:rPr>
                <w:t xml:space="preserve"> </w:t>
              </w:r>
              <w:r w:rsidRPr="009F7A24">
                <w:rPr>
                  <w:lang w:eastAsia="zh-CN"/>
                </w:rPr>
                <w:t>I20AV7</w:t>
              </w:r>
            </w:ins>
          </w:p>
          <w:p w14:paraId="21BCFBD7" w14:textId="2D305C96" w:rsidR="009F7A24" w:rsidRDefault="009F7A24">
            <w:pPr>
              <w:pStyle w:val="ab"/>
              <w:numPr>
                <w:ilvl w:val="0"/>
                <w:numId w:val="24"/>
              </w:numPr>
              <w:ind w:firstLineChars="0"/>
              <w:rPr>
                <w:ins w:id="49" w:author="Microsoft 帐户" w:date="2020-07-13T16:49:00Z"/>
                <w:lang w:eastAsia="zh-CN"/>
              </w:rPr>
              <w:pPrChange w:id="50" w:author="Microsoft 帐户" w:date="2020-07-13T16:49:00Z">
                <w:pPr/>
              </w:pPrChange>
            </w:pPr>
            <w:ins w:id="51" w:author="Microsoft 帐户" w:date="2020-07-13T16:49:00Z">
              <w:r>
                <w:rPr>
                  <w:rFonts w:hint="eastAsia"/>
                  <w:lang w:eastAsia="zh-CN"/>
                </w:rPr>
                <w:lastRenderedPageBreak/>
                <w:t>仅限</w:t>
              </w:r>
              <w:r>
                <w:rPr>
                  <w:rFonts w:hint="eastAsia"/>
                  <w:lang w:eastAsia="zh-CN"/>
                </w:rPr>
                <w:t>6</w:t>
              </w:r>
              <w:r>
                <w:rPr>
                  <w:lang w:eastAsia="zh-CN"/>
                </w:rPr>
                <w:t>0</w:t>
              </w:r>
              <w:r>
                <w:rPr>
                  <w:rFonts w:hint="eastAsia"/>
                  <w:lang w:eastAsia="zh-CN"/>
                </w:rPr>
                <w:t>周岁</w:t>
              </w:r>
            </w:ins>
            <w:ins w:id="52" w:author="Microsoft 帐户" w:date="2020-07-13T16:51:00Z">
              <w:r>
                <w:rPr>
                  <w:rFonts w:hint="eastAsia"/>
                  <w:lang w:eastAsia="zh-CN"/>
                </w:rPr>
                <w:t>及</w:t>
              </w:r>
            </w:ins>
            <w:ins w:id="53" w:author="Microsoft 帐户" w:date="2020-07-13T16:49:00Z">
              <w:r>
                <w:rPr>
                  <w:rFonts w:hint="eastAsia"/>
                  <w:lang w:eastAsia="zh-CN"/>
                </w:rPr>
                <w:t>以下</w:t>
              </w:r>
            </w:ins>
            <w:ins w:id="54" w:author="Microsoft 帐户" w:date="2020-07-13T16:52:00Z">
              <w:r>
                <w:rPr>
                  <w:rFonts w:hint="eastAsia"/>
                  <w:lang w:eastAsia="zh-CN"/>
                </w:rPr>
                <w:t>（含</w:t>
              </w:r>
              <w:r>
                <w:rPr>
                  <w:rFonts w:hint="eastAsia"/>
                  <w:lang w:eastAsia="zh-CN"/>
                </w:rPr>
                <w:t>60</w:t>
              </w:r>
              <w:r>
                <w:rPr>
                  <w:rFonts w:hint="eastAsia"/>
                  <w:lang w:eastAsia="zh-CN"/>
                </w:rPr>
                <w:t>）</w:t>
              </w:r>
            </w:ins>
            <w:ins w:id="55" w:author="Microsoft 帐户" w:date="2020-07-13T16:49:00Z">
              <w:r>
                <w:rPr>
                  <w:rFonts w:hint="eastAsia"/>
                  <w:lang w:eastAsia="zh-CN"/>
                </w:rPr>
                <w:t>客户激活：</w:t>
              </w:r>
            </w:ins>
          </w:p>
          <w:p w14:paraId="6A163DCC" w14:textId="77777777" w:rsidR="009F7A24" w:rsidRDefault="009F7A24">
            <w:pPr>
              <w:ind w:firstLineChars="200" w:firstLine="420"/>
              <w:rPr>
                <w:ins w:id="56" w:author="Microsoft 帐户" w:date="2020-07-13T16:49:00Z"/>
                <w:lang w:eastAsia="zh-CN"/>
              </w:rPr>
              <w:pPrChange w:id="57" w:author="Microsoft 帐户" w:date="2020-07-13T16:51:00Z">
                <w:pPr>
                  <w:pStyle w:val="ab"/>
                  <w:ind w:left="780" w:firstLineChars="0" w:firstLine="0"/>
                </w:pPr>
              </w:pPrChange>
            </w:pPr>
            <w:ins w:id="58" w:author="Microsoft 帐户" w:date="2020-07-13T16:49:00Z">
              <w:r w:rsidRPr="009F7A24">
                <w:rPr>
                  <w:rFonts w:hint="eastAsia"/>
                  <w:lang w:eastAsia="zh-CN"/>
                </w:rPr>
                <w:t>新华卓越健康至尊服务卡</w:t>
              </w:r>
              <w:r>
                <w:rPr>
                  <w:rFonts w:hint="eastAsia"/>
                  <w:lang w:eastAsia="zh-CN"/>
                </w:rPr>
                <w:t xml:space="preserve"> </w:t>
              </w:r>
              <w:r>
                <w:rPr>
                  <w:lang w:eastAsia="zh-CN"/>
                </w:rPr>
                <w:t xml:space="preserve"> </w:t>
              </w:r>
              <w:r w:rsidRPr="009F7A24">
                <w:rPr>
                  <w:lang w:eastAsia="zh-CN"/>
                </w:rPr>
                <w:t>B19AD9</w:t>
              </w:r>
            </w:ins>
          </w:p>
          <w:p w14:paraId="305AF659" w14:textId="77777777" w:rsidR="009F7A24" w:rsidRDefault="009F7A24">
            <w:pPr>
              <w:ind w:firstLineChars="200" w:firstLine="420"/>
              <w:rPr>
                <w:ins w:id="59" w:author="Microsoft 帐户" w:date="2020-07-13T16:53:00Z"/>
                <w:lang w:eastAsia="zh-CN"/>
              </w:rPr>
              <w:pPrChange w:id="60" w:author="Microsoft 帐户" w:date="2020-07-13T16:52:00Z">
                <w:pPr/>
              </w:pPrChange>
            </w:pPr>
            <w:ins w:id="61" w:author="Microsoft 帐户" w:date="2020-07-13T16:53:00Z">
              <w:r w:rsidRPr="009F7A24">
                <w:rPr>
                  <w:rFonts w:hint="eastAsia"/>
                  <w:lang w:eastAsia="zh-CN"/>
                </w:rPr>
                <w:t>新华卓越重疾</w:t>
              </w:r>
              <w:proofErr w:type="gramStart"/>
              <w:r w:rsidRPr="009F7A24">
                <w:rPr>
                  <w:rFonts w:hint="eastAsia"/>
                  <w:lang w:eastAsia="zh-CN"/>
                </w:rPr>
                <w:t>绿通服务</w:t>
              </w:r>
              <w:proofErr w:type="gramEnd"/>
              <w:r>
                <w:rPr>
                  <w:rFonts w:hint="eastAsia"/>
                  <w:lang w:eastAsia="zh-CN"/>
                </w:rPr>
                <w:t xml:space="preserve"> </w:t>
              </w:r>
              <w:r>
                <w:rPr>
                  <w:lang w:eastAsia="zh-CN"/>
                </w:rPr>
                <w:t xml:space="preserve"> </w:t>
              </w:r>
              <w:r w:rsidRPr="009F7A24">
                <w:rPr>
                  <w:lang w:eastAsia="zh-CN"/>
                </w:rPr>
                <w:t>Q18AB0</w:t>
              </w:r>
            </w:ins>
          </w:p>
          <w:p w14:paraId="2BEFFDC8" w14:textId="77777777" w:rsidR="009F7A24" w:rsidRDefault="009F7A24">
            <w:pPr>
              <w:ind w:firstLineChars="200" w:firstLine="420"/>
              <w:rPr>
                <w:ins w:id="62" w:author="Microsoft 帐户" w:date="2020-07-13T16:53:00Z"/>
                <w:lang w:eastAsia="zh-CN"/>
              </w:rPr>
              <w:pPrChange w:id="63" w:author="Microsoft 帐户" w:date="2020-07-13T16:52:00Z">
                <w:pPr/>
              </w:pPrChange>
            </w:pPr>
            <w:ins w:id="64" w:author="Microsoft 帐户" w:date="2020-07-13T16:53:00Z">
              <w:r w:rsidRPr="009F7A24">
                <w:rPr>
                  <w:rFonts w:hint="eastAsia"/>
                  <w:lang w:eastAsia="zh-CN"/>
                </w:rPr>
                <w:t>新华</w:t>
              </w:r>
              <w:proofErr w:type="gramStart"/>
              <w:r w:rsidRPr="009F7A24">
                <w:rPr>
                  <w:rFonts w:hint="eastAsia"/>
                  <w:lang w:eastAsia="zh-CN"/>
                </w:rPr>
                <w:t>健康电</w:t>
              </w:r>
              <w:proofErr w:type="gramEnd"/>
              <w:r w:rsidRPr="009F7A24">
                <w:rPr>
                  <w:rFonts w:hint="eastAsia"/>
                  <w:lang w:eastAsia="zh-CN"/>
                </w:rPr>
                <w:t>子商城重疾</w:t>
              </w:r>
              <w:r w:rsidRPr="009F7A24">
                <w:rPr>
                  <w:rFonts w:hint="eastAsia"/>
                  <w:lang w:eastAsia="zh-CN"/>
                </w:rPr>
                <w:t>VIP</w:t>
              </w:r>
              <w:r w:rsidRPr="009F7A24">
                <w:rPr>
                  <w:rFonts w:hint="eastAsia"/>
                  <w:lang w:eastAsia="zh-CN"/>
                </w:rPr>
                <w:t>卡</w:t>
              </w:r>
              <w:r>
                <w:rPr>
                  <w:rFonts w:hint="eastAsia"/>
                  <w:lang w:eastAsia="zh-CN"/>
                </w:rPr>
                <w:t xml:space="preserve"> </w:t>
              </w:r>
              <w:r>
                <w:rPr>
                  <w:lang w:eastAsia="zh-CN"/>
                </w:rPr>
                <w:t xml:space="preserve"> </w:t>
              </w:r>
              <w:r w:rsidRPr="009F7A24">
                <w:rPr>
                  <w:lang w:eastAsia="zh-CN"/>
                </w:rPr>
                <w:t>I20AV0</w:t>
              </w:r>
            </w:ins>
          </w:p>
          <w:p w14:paraId="156AEB93" w14:textId="77777777" w:rsidR="009F7A24" w:rsidRDefault="009F7A24">
            <w:pPr>
              <w:ind w:firstLineChars="200" w:firstLine="420"/>
              <w:rPr>
                <w:ins w:id="65" w:author="Microsoft 帐户" w:date="2020-07-13T16:53:00Z"/>
                <w:lang w:eastAsia="zh-CN"/>
              </w:rPr>
              <w:pPrChange w:id="66" w:author="Microsoft 帐户" w:date="2020-07-13T16:52:00Z">
                <w:pPr/>
              </w:pPrChange>
            </w:pPr>
            <w:ins w:id="67" w:author="Microsoft 帐户" w:date="2020-07-13T16:53:00Z">
              <w:r w:rsidRPr="009F7A24">
                <w:rPr>
                  <w:rFonts w:hint="eastAsia"/>
                  <w:lang w:eastAsia="zh-CN"/>
                </w:rPr>
                <w:t>2020</w:t>
              </w:r>
              <w:r w:rsidRPr="009F7A24">
                <w:rPr>
                  <w:rFonts w:hint="eastAsia"/>
                  <w:lang w:eastAsia="zh-CN"/>
                </w:rPr>
                <w:t>新华健康至尊服务卡</w:t>
              </w:r>
              <w:r>
                <w:rPr>
                  <w:rFonts w:hint="eastAsia"/>
                  <w:lang w:eastAsia="zh-CN"/>
                </w:rPr>
                <w:t xml:space="preserve"> </w:t>
              </w:r>
              <w:r>
                <w:rPr>
                  <w:lang w:eastAsia="zh-CN"/>
                </w:rPr>
                <w:t xml:space="preserve"> </w:t>
              </w:r>
              <w:r w:rsidRPr="009F7A24">
                <w:rPr>
                  <w:lang w:eastAsia="zh-CN"/>
                </w:rPr>
                <w:t>I20AQ7</w:t>
              </w:r>
            </w:ins>
          </w:p>
          <w:p w14:paraId="4126DD0E" w14:textId="77777777" w:rsidR="009F7A24" w:rsidRDefault="009F7A24">
            <w:pPr>
              <w:ind w:firstLineChars="200" w:firstLine="420"/>
              <w:rPr>
                <w:ins w:id="68" w:author="Microsoft 帐户" w:date="2020-07-13T16:54:00Z"/>
                <w:lang w:eastAsia="zh-CN"/>
              </w:rPr>
              <w:pPrChange w:id="69" w:author="Microsoft 帐户" w:date="2020-07-13T16:52:00Z">
                <w:pPr/>
              </w:pPrChange>
            </w:pPr>
            <w:ins w:id="70" w:author="Microsoft 帐户" w:date="2020-07-13T16:53:00Z">
              <w:r w:rsidRPr="009F7A24">
                <w:rPr>
                  <w:rFonts w:hint="eastAsia"/>
                  <w:lang w:eastAsia="zh-CN"/>
                </w:rPr>
                <w:t>2020</w:t>
              </w:r>
              <w:r w:rsidRPr="009F7A24">
                <w:rPr>
                  <w:rFonts w:hint="eastAsia"/>
                  <w:lang w:eastAsia="zh-CN"/>
                </w:rPr>
                <w:t>新华健康重疾</w:t>
              </w:r>
              <w:r w:rsidRPr="009F7A24">
                <w:rPr>
                  <w:rFonts w:hint="eastAsia"/>
                  <w:lang w:eastAsia="zh-CN"/>
                </w:rPr>
                <w:t>VIP</w:t>
              </w:r>
              <w:r w:rsidRPr="009F7A24">
                <w:rPr>
                  <w:rFonts w:hint="eastAsia"/>
                  <w:lang w:eastAsia="zh-CN"/>
                </w:rPr>
                <w:t>卡</w:t>
              </w:r>
              <w:r>
                <w:rPr>
                  <w:rFonts w:hint="eastAsia"/>
                  <w:lang w:eastAsia="zh-CN"/>
                </w:rPr>
                <w:t xml:space="preserve"> </w:t>
              </w:r>
              <w:r>
                <w:rPr>
                  <w:lang w:eastAsia="zh-CN"/>
                </w:rPr>
                <w:t xml:space="preserve"> </w:t>
              </w:r>
              <w:r w:rsidRPr="009F7A24">
                <w:rPr>
                  <w:lang w:eastAsia="zh-CN"/>
                </w:rPr>
                <w:t>I20AP1</w:t>
              </w:r>
            </w:ins>
          </w:p>
          <w:p w14:paraId="0AFB4C0A" w14:textId="77777777" w:rsidR="009F7A24" w:rsidRDefault="009F7A24" w:rsidP="00C5219F">
            <w:pPr>
              <w:rPr>
                <w:ins w:id="71" w:author="Microsoft 帐户" w:date="2020-07-13T16:54:00Z"/>
                <w:lang w:eastAsia="zh-CN"/>
              </w:rPr>
            </w:pPr>
          </w:p>
          <w:p w14:paraId="76DB4458" w14:textId="30AFF818" w:rsidR="007D0E28" w:rsidRDefault="009F7A24">
            <w:pPr>
              <w:rPr>
                <w:ins w:id="72" w:author="Microsoft 帐户" w:date="2020-07-13T17:39:00Z"/>
                <w:lang w:eastAsia="zh-CN"/>
              </w:rPr>
            </w:pPr>
            <w:ins w:id="73" w:author="Microsoft 帐户" w:date="2020-07-13T16:54:00Z">
              <w:r>
                <w:rPr>
                  <w:rFonts w:hint="eastAsia"/>
                  <w:lang w:eastAsia="zh-CN"/>
                </w:rPr>
                <w:t>超出年龄限制时</w:t>
              </w:r>
            </w:ins>
          </w:p>
          <w:p w14:paraId="437D5934" w14:textId="77777777" w:rsidR="009E4F31" w:rsidRDefault="009F7A24">
            <w:pPr>
              <w:rPr>
                <w:ins w:id="74" w:author="Microsoft 帐户" w:date="2020-07-13T17:47:00Z"/>
                <w:lang w:eastAsia="zh-CN"/>
              </w:rPr>
            </w:pPr>
            <w:proofErr w:type="gramStart"/>
            <w:ins w:id="75" w:author="Microsoft 帐户" w:date="2020-07-13T16:54:00Z">
              <w:r>
                <w:rPr>
                  <w:rFonts w:hint="eastAsia"/>
                  <w:lang w:eastAsia="zh-CN"/>
                </w:rPr>
                <w:t>弹窗提示</w:t>
              </w:r>
              <w:proofErr w:type="gramEnd"/>
              <w:r>
                <w:rPr>
                  <w:rFonts w:hint="eastAsia"/>
                  <w:lang w:eastAsia="zh-CN"/>
                </w:rPr>
                <w:t>：“</w:t>
              </w:r>
            </w:ins>
            <w:ins w:id="76" w:author="Microsoft 帐户" w:date="2020-07-13T17:38:00Z">
              <w:r w:rsidR="007D0E28" w:rsidRPr="007D0E28">
                <w:rPr>
                  <w:rFonts w:hint="eastAsia"/>
                  <w:b/>
                  <w:lang w:eastAsia="zh-CN"/>
                  <w:rPrChange w:id="77" w:author="Microsoft 帐户" w:date="2020-07-13T17:38:00Z">
                    <w:rPr>
                      <w:rFonts w:hint="eastAsia"/>
                      <w:lang w:eastAsia="zh-CN"/>
                    </w:rPr>
                  </w:rPrChange>
                </w:rPr>
                <w:t>卡片激活失败</w:t>
              </w:r>
              <w:r w:rsidR="007D0E28" w:rsidRPr="007D0E28">
                <w:rPr>
                  <w:rFonts w:hint="eastAsia"/>
                  <w:lang w:eastAsia="zh-CN"/>
                </w:rPr>
                <w:t xml:space="preserve">  </w:t>
              </w:r>
              <w:r w:rsidR="007D0E28" w:rsidRPr="007D0E28">
                <w:rPr>
                  <w:rFonts w:hint="eastAsia"/>
                  <w:lang w:eastAsia="zh-CN"/>
                </w:rPr>
                <w:t>温馨提示：会员年龄需小于</w:t>
              </w:r>
            </w:ins>
            <w:ins w:id="78" w:author="Microsoft 帐户" w:date="2020-07-13T17:39:00Z">
              <w:r w:rsidR="007D0E28">
                <w:rPr>
                  <w:rFonts w:hint="eastAsia"/>
                  <w:lang w:eastAsia="zh-CN"/>
                </w:rPr>
                <w:t>xx</w:t>
              </w:r>
            </w:ins>
            <w:ins w:id="79" w:author="Microsoft 帐户" w:date="2020-07-13T17:38:00Z">
              <w:r w:rsidR="007D0E28" w:rsidRPr="007D0E28">
                <w:rPr>
                  <w:rFonts w:hint="eastAsia"/>
                  <w:lang w:eastAsia="zh-CN"/>
                </w:rPr>
                <w:t>岁（含）。</w:t>
              </w:r>
            </w:ins>
            <w:ins w:id="80" w:author="Microsoft 帐户" w:date="2020-07-13T16:54:00Z">
              <w:r>
                <w:rPr>
                  <w:rFonts w:hint="eastAsia"/>
                  <w:lang w:eastAsia="zh-CN"/>
                </w:rPr>
                <w:t>”</w:t>
              </w:r>
            </w:ins>
          </w:p>
          <w:p w14:paraId="0D7B308E" w14:textId="3AD3E92C" w:rsidR="009F7A24" w:rsidRDefault="007D0E28">
            <w:pPr>
              <w:rPr>
                <w:ins w:id="81" w:author="Microsoft 帐户" w:date="2020-07-13T17:14:00Z"/>
                <w:lang w:eastAsia="zh-CN"/>
              </w:rPr>
            </w:pPr>
            <w:ins w:id="82" w:author="Microsoft 帐户" w:date="2020-07-13T17:40:00Z">
              <w:r>
                <w:rPr>
                  <w:rFonts w:hint="eastAsia"/>
                  <w:lang w:eastAsia="zh-CN"/>
                </w:rPr>
                <w:t>（提示年龄根据激活限制规则配置）</w:t>
              </w:r>
            </w:ins>
            <w:bookmarkStart w:id="83" w:name="_GoBack"/>
            <w:bookmarkEnd w:id="83"/>
          </w:p>
          <w:p w14:paraId="3F9D5CCC" w14:textId="33878EC9" w:rsidR="0029469F" w:rsidRDefault="0029469F">
            <w:pPr>
              <w:rPr>
                <w:lang w:eastAsia="zh-CN"/>
              </w:rPr>
            </w:pPr>
            <w:ins w:id="84" w:author="Microsoft 帐户" w:date="2020-07-13T17:14:00Z">
              <w:r>
                <w:rPr>
                  <w:rFonts w:hint="eastAsia"/>
                  <w:lang w:eastAsia="zh-CN"/>
                </w:rPr>
                <w:t>点击【确定】</w:t>
              </w:r>
              <w:proofErr w:type="gramStart"/>
              <w:r>
                <w:rPr>
                  <w:rFonts w:hint="eastAsia"/>
                  <w:lang w:eastAsia="zh-CN"/>
                </w:rPr>
                <w:t>关闭弹窗</w:t>
              </w:r>
            </w:ins>
            <w:proofErr w:type="gramEnd"/>
          </w:p>
        </w:tc>
      </w:tr>
    </w:tbl>
    <w:p w14:paraId="2968624A" w14:textId="77777777" w:rsidR="0096780B" w:rsidRDefault="0096780B">
      <w:pPr>
        <w:rPr>
          <w:lang w:eastAsia="zh-CN"/>
        </w:rPr>
      </w:pPr>
      <w:r>
        <w:rPr>
          <w:lang w:eastAsia="zh-CN"/>
        </w:rPr>
        <w:lastRenderedPageBreak/>
        <w:br w:type="page"/>
      </w:r>
    </w:p>
    <w:p w14:paraId="63F83353" w14:textId="1A5D3F66" w:rsidR="006643FE" w:rsidRDefault="00592BE9" w:rsidP="006643FE">
      <w:pPr>
        <w:pStyle w:val="2"/>
      </w:pPr>
      <w:bookmarkStart w:id="85" w:name="_Toc42788884"/>
      <w:r>
        <w:rPr>
          <w:rFonts w:hint="eastAsia"/>
        </w:rPr>
        <w:lastRenderedPageBreak/>
        <w:t>服务使用流程</w:t>
      </w:r>
      <w:bookmarkEnd w:id="85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5248"/>
      </w:tblGrid>
      <w:tr w:rsidR="008458B0" w:rsidRPr="00893172" w14:paraId="4EDF72CB" w14:textId="77777777" w:rsidTr="00104A1D">
        <w:tc>
          <w:tcPr>
            <w:tcW w:w="4390" w:type="dxa"/>
          </w:tcPr>
          <w:p w14:paraId="7123E29C" w14:textId="77777777" w:rsidR="008458B0" w:rsidRPr="00893172" w:rsidRDefault="008458B0" w:rsidP="009A1653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5248" w:type="dxa"/>
          </w:tcPr>
          <w:p w14:paraId="08B97C3A" w14:textId="77777777" w:rsidR="008458B0" w:rsidRPr="00893172" w:rsidRDefault="008458B0" w:rsidP="009A1653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8458B0" w14:paraId="477BDD50" w14:textId="77777777" w:rsidTr="00104A1D">
        <w:tc>
          <w:tcPr>
            <w:tcW w:w="4390" w:type="dxa"/>
          </w:tcPr>
          <w:p w14:paraId="6D43B8A6" w14:textId="5C979734" w:rsidR="008458B0" w:rsidRDefault="008458B0" w:rsidP="009A1653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E9099BB" wp14:editId="71C7B0E9">
                  <wp:extent cx="2328110" cy="35433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334" cy="354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B48D5" w14:textId="67C8EDAE" w:rsidR="0096780B" w:rsidRDefault="0096780B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（入口一：卡列表页入口）</w:t>
            </w:r>
          </w:p>
          <w:p w14:paraId="215FFAEE" w14:textId="52505BC7" w:rsidR="000A66A0" w:rsidRDefault="000A66A0" w:rsidP="009A1653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FDDC28C" wp14:editId="14006E3A">
                  <wp:extent cx="2502535" cy="32194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269" cy="323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FAF84" w14:textId="4F9374A5" w:rsidR="008458B0" w:rsidRPr="009110B9" w:rsidRDefault="008458B0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 w:rsidR="0096780B">
              <w:rPr>
                <w:rFonts w:hint="eastAsia"/>
                <w:lang w:eastAsia="zh-CN"/>
              </w:rPr>
              <w:t>入口二：服务权益入口</w:t>
            </w:r>
            <w:r>
              <w:rPr>
                <w:lang w:eastAsia="zh-CN"/>
              </w:rPr>
              <w:t>）</w:t>
            </w:r>
          </w:p>
        </w:tc>
        <w:tc>
          <w:tcPr>
            <w:tcW w:w="5248" w:type="dxa"/>
          </w:tcPr>
          <w:p w14:paraId="26CD347F" w14:textId="77777777" w:rsidR="008458B0" w:rsidRDefault="008458B0" w:rsidP="009A1653">
            <w:pPr>
              <w:rPr>
                <w:b/>
                <w:lang w:eastAsia="zh-CN"/>
              </w:rPr>
            </w:pPr>
          </w:p>
          <w:p w14:paraId="2963A1F0" w14:textId="1A32AF89" w:rsidR="008458B0" w:rsidRDefault="008458B0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服务使用</w:t>
            </w:r>
            <w:r w:rsidRPr="00233245">
              <w:rPr>
                <w:rFonts w:hint="eastAsia"/>
                <w:b/>
                <w:lang w:eastAsia="zh-CN"/>
              </w:rPr>
              <w:t>流程说明</w:t>
            </w:r>
            <w:r>
              <w:rPr>
                <w:rFonts w:hint="eastAsia"/>
                <w:b/>
                <w:lang w:eastAsia="zh-CN"/>
              </w:rPr>
              <w:t>：</w:t>
            </w:r>
          </w:p>
          <w:p w14:paraId="686313BF" w14:textId="7F0B4F25" w:rsidR="000A66A0" w:rsidRDefault="000A66A0" w:rsidP="009A1653">
            <w:pPr>
              <w:rPr>
                <w:b/>
                <w:lang w:eastAsia="zh-CN"/>
              </w:rPr>
            </w:pPr>
          </w:p>
          <w:p w14:paraId="40926232" w14:textId="0D6251B6" w:rsidR="00256B22" w:rsidRDefault="00256B22" w:rsidP="00256B22">
            <w:pPr>
              <w:ind w:firstLineChars="100" w:firstLine="210"/>
              <w:rPr>
                <w:b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远盟提供</w:t>
            </w:r>
            <w:proofErr w:type="gramEnd"/>
            <w:r>
              <w:rPr>
                <w:rFonts w:hint="eastAsia"/>
                <w:lang w:eastAsia="zh-CN"/>
              </w:rPr>
              <w:t>服务对接文档，访问服务页面时，对方传输产品标识码区分进入的产品，通过会员证件号进行鉴权。</w:t>
            </w:r>
          </w:p>
          <w:p w14:paraId="6FE82D8F" w14:textId="3E58C058" w:rsidR="000A66A0" w:rsidRDefault="000A66A0" w:rsidP="009A1653">
            <w:pPr>
              <w:rPr>
                <w:lang w:eastAsia="zh-CN"/>
              </w:rPr>
            </w:pPr>
            <w:r w:rsidRPr="000A66A0">
              <w:rPr>
                <w:rFonts w:hint="eastAsia"/>
                <w:lang w:eastAsia="zh-CN"/>
              </w:rPr>
              <w:t>服务入口有两</w:t>
            </w:r>
            <w:r>
              <w:rPr>
                <w:rFonts w:hint="eastAsia"/>
                <w:lang w:eastAsia="zh-CN"/>
              </w:rPr>
              <w:t>个：</w:t>
            </w:r>
          </w:p>
          <w:p w14:paraId="6DD7BF3E" w14:textId="2969F21B" w:rsidR="000A66A0" w:rsidRPr="000A66A0" w:rsidRDefault="000A66A0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卡列表页</w:t>
            </w:r>
          </w:p>
          <w:p w14:paraId="6079D0D8" w14:textId="2AAFE86A" w:rsidR="008458B0" w:rsidRDefault="00256B22" w:rsidP="00F75F9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用户点击列表展示页的【使用】按钮时，</w:t>
            </w:r>
            <w:r w:rsidR="00F75F92">
              <w:rPr>
                <w:rFonts w:hint="eastAsia"/>
                <w:lang w:eastAsia="zh-CN"/>
              </w:rPr>
              <w:t>进入对应</w:t>
            </w:r>
            <w:r>
              <w:rPr>
                <w:rFonts w:hint="eastAsia"/>
                <w:lang w:eastAsia="zh-CN"/>
              </w:rPr>
              <w:t>产品</w:t>
            </w:r>
            <w:r w:rsidR="00F75F92">
              <w:rPr>
                <w:rFonts w:hint="eastAsia"/>
                <w:lang w:eastAsia="zh-CN"/>
              </w:rPr>
              <w:t>的</w:t>
            </w:r>
            <w:r w:rsidR="002077D2">
              <w:rPr>
                <w:rFonts w:hint="eastAsia"/>
                <w:lang w:eastAsia="zh-CN"/>
              </w:rPr>
              <w:t>服务页面或</w:t>
            </w:r>
            <w:r w:rsidR="005E70DC">
              <w:rPr>
                <w:rFonts w:hint="eastAsia"/>
                <w:lang w:eastAsia="zh-CN"/>
              </w:rPr>
              <w:t>服务集成页</w:t>
            </w:r>
            <w:r w:rsidR="00F20F7A">
              <w:rPr>
                <w:rFonts w:hint="eastAsia"/>
                <w:lang w:eastAsia="zh-CN"/>
              </w:rPr>
              <w:t>。</w:t>
            </w:r>
          </w:p>
          <w:p w14:paraId="22336281" w14:textId="0ED17275" w:rsidR="000A66A0" w:rsidRDefault="000A66A0" w:rsidP="000A66A0">
            <w:pPr>
              <w:rPr>
                <w:lang w:eastAsia="zh-CN"/>
              </w:rPr>
            </w:pPr>
            <w:r>
              <w:rPr>
                <w:lang w:eastAsia="zh-CN"/>
              </w:rPr>
              <w:t>2</w:t>
            </w:r>
            <w:r>
              <w:rPr>
                <w:lang w:eastAsia="zh-CN"/>
              </w:rPr>
              <w:t>、</w:t>
            </w:r>
            <w:r w:rsidR="0046707C">
              <w:rPr>
                <w:rFonts w:hint="eastAsia"/>
                <w:lang w:eastAsia="zh-CN"/>
              </w:rPr>
              <w:t>服务权益</w:t>
            </w:r>
            <w:r>
              <w:rPr>
                <w:rFonts w:hint="eastAsia"/>
                <w:lang w:eastAsia="zh-CN"/>
              </w:rPr>
              <w:t>页</w:t>
            </w:r>
          </w:p>
          <w:p w14:paraId="4A76B7F4" w14:textId="335D5925" w:rsidR="000A66A0" w:rsidRPr="009E00C9" w:rsidRDefault="000A66A0" w:rsidP="0021215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F82F0F">
              <w:rPr>
                <w:rFonts w:hint="eastAsia"/>
                <w:lang w:eastAsia="zh-CN"/>
              </w:rPr>
              <w:t>服务权益页</w:t>
            </w:r>
            <w:r>
              <w:rPr>
                <w:rFonts w:hint="eastAsia"/>
                <w:lang w:eastAsia="zh-CN"/>
              </w:rPr>
              <w:t>面</w:t>
            </w:r>
            <w:r w:rsidR="002077D2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客户点击任意</w:t>
            </w:r>
            <w:r w:rsidR="002077D2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卡进入服务页面</w:t>
            </w:r>
            <w:r w:rsidR="002077D2">
              <w:rPr>
                <w:rFonts w:hint="eastAsia"/>
                <w:lang w:eastAsia="zh-CN"/>
              </w:rPr>
              <w:t>或服务集成页，此时通过服务对接接口进行用户鉴权，若已激活过该类型服务卡，则提供对应的服务页面，若未激活服务卡，则进入登录页面。</w:t>
            </w:r>
          </w:p>
        </w:tc>
      </w:tr>
      <w:tr w:rsidR="00F20F7A" w14:paraId="0AB36923" w14:textId="77777777" w:rsidTr="00104A1D">
        <w:tc>
          <w:tcPr>
            <w:tcW w:w="4390" w:type="dxa"/>
          </w:tcPr>
          <w:p w14:paraId="117A49EA" w14:textId="65F166B0" w:rsidR="00F20F7A" w:rsidRDefault="008449FB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8FD6BD0" wp14:editId="5E7DD85C">
                  <wp:extent cx="2520000" cy="5040000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1CE23051" w14:textId="77777777" w:rsidR="00F20F7A" w:rsidRDefault="00F20F7A" w:rsidP="009A1653">
            <w:pPr>
              <w:rPr>
                <w:b/>
                <w:lang w:eastAsia="zh-CN"/>
              </w:rPr>
            </w:pPr>
          </w:p>
          <w:p w14:paraId="0944595E" w14:textId="77777777" w:rsidR="008449FB" w:rsidRDefault="008449FB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服务集成页</w:t>
            </w:r>
          </w:p>
          <w:p w14:paraId="2E7C54A6" w14:textId="3E542C31" w:rsidR="00F75F92" w:rsidRDefault="00F75F92" w:rsidP="009A1653">
            <w:pPr>
              <w:rPr>
                <w:lang w:eastAsia="zh-CN"/>
              </w:rPr>
            </w:pPr>
          </w:p>
          <w:p w14:paraId="10E0A709" w14:textId="249EAE04" w:rsidR="002077D2" w:rsidRDefault="008449FB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根据点击的产品不同，仅展示</w:t>
            </w:r>
            <w:r w:rsidR="00C870B8">
              <w:rPr>
                <w:rFonts w:hint="eastAsia"/>
                <w:lang w:eastAsia="zh-CN"/>
              </w:rPr>
              <w:t>该</w:t>
            </w:r>
            <w:r>
              <w:rPr>
                <w:rFonts w:hint="eastAsia"/>
                <w:lang w:eastAsia="zh-CN"/>
              </w:rPr>
              <w:t>产品拥有的服务</w:t>
            </w:r>
            <w:r w:rsidR="00CF375A">
              <w:rPr>
                <w:rFonts w:hint="eastAsia"/>
                <w:lang w:eastAsia="zh-CN"/>
              </w:rPr>
              <w:t>。新旧产品对应的重疾、急救页面</w:t>
            </w:r>
            <w:r w:rsidR="005E782A">
              <w:rPr>
                <w:rFonts w:hint="eastAsia"/>
                <w:lang w:eastAsia="zh-CN"/>
              </w:rPr>
              <w:t>、</w:t>
            </w:r>
            <w:r w:rsidR="005E782A" w:rsidRPr="005E782A">
              <w:rPr>
                <w:rFonts w:hint="eastAsia"/>
                <w:lang w:eastAsia="zh-CN"/>
              </w:rPr>
              <w:t>转诊导</w:t>
            </w:r>
            <w:proofErr w:type="gramStart"/>
            <w:r w:rsidR="005E782A" w:rsidRPr="005E782A">
              <w:rPr>
                <w:rFonts w:hint="eastAsia"/>
                <w:lang w:eastAsia="zh-CN"/>
              </w:rPr>
              <w:t>医</w:t>
            </w:r>
            <w:proofErr w:type="gramEnd"/>
            <w:r w:rsidR="005E782A">
              <w:rPr>
                <w:rFonts w:hint="eastAsia"/>
                <w:lang w:eastAsia="zh-CN"/>
              </w:rPr>
              <w:t>页面</w:t>
            </w:r>
            <w:r w:rsidR="00CF375A">
              <w:rPr>
                <w:rFonts w:hint="eastAsia"/>
                <w:lang w:eastAsia="zh-CN"/>
              </w:rPr>
              <w:t>不同</w:t>
            </w:r>
            <w:r w:rsidR="002077D2">
              <w:rPr>
                <w:rFonts w:hint="eastAsia"/>
                <w:lang w:eastAsia="zh-CN"/>
              </w:rPr>
              <w:t>。</w:t>
            </w:r>
          </w:p>
          <w:p w14:paraId="21781E99" w14:textId="4F199E4A" w:rsidR="009A1653" w:rsidRDefault="009A1653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点击【退出】返回到登录页面</w:t>
            </w:r>
          </w:p>
          <w:p w14:paraId="333F0BA4" w14:textId="17718E4A" w:rsidR="00447469" w:rsidRDefault="00447469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两个</w:t>
            </w:r>
            <w:proofErr w:type="gramStart"/>
            <w:r>
              <w:rPr>
                <w:rFonts w:hint="eastAsia"/>
                <w:lang w:eastAsia="zh-CN"/>
              </w:rPr>
              <w:t>重疾卡</w:t>
            </w:r>
            <w:proofErr w:type="gramEnd"/>
            <w:r>
              <w:rPr>
                <w:rFonts w:hint="eastAsia"/>
                <w:lang w:eastAsia="zh-CN"/>
              </w:rPr>
              <w:t>产品不进入服务集成页，直接进入重疾服务页。</w:t>
            </w:r>
          </w:p>
          <w:p w14:paraId="41619F68" w14:textId="77777777" w:rsidR="00CF375A" w:rsidRDefault="002077D2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服务对应关系见【</w:t>
            </w:r>
            <w:r>
              <w:rPr>
                <w:rFonts w:hint="eastAsia"/>
                <w:lang w:eastAsia="zh-CN"/>
              </w:rPr>
              <w:t>2.4</w:t>
            </w:r>
            <w:r>
              <w:rPr>
                <w:rFonts w:hint="eastAsia"/>
                <w:lang w:eastAsia="zh-CN"/>
              </w:rPr>
              <w:t>产品配置】</w:t>
            </w:r>
            <w:r w:rsidR="001F05C8">
              <w:rPr>
                <w:rFonts w:hint="eastAsia"/>
                <w:lang w:eastAsia="zh-CN"/>
              </w:rPr>
              <w:t>。</w:t>
            </w:r>
          </w:p>
          <w:p w14:paraId="592D2AD4" w14:textId="77777777" w:rsidR="00AA615B" w:rsidRDefault="00AA615B" w:rsidP="009A1653">
            <w:pPr>
              <w:ind w:firstLineChars="100" w:firstLine="210"/>
              <w:rPr>
                <w:lang w:eastAsia="zh-CN"/>
              </w:rPr>
            </w:pPr>
          </w:p>
          <w:p w14:paraId="747FCAB3" w14:textId="77777777" w:rsidR="00AA615B" w:rsidRDefault="00AA615B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文件：</w:t>
            </w:r>
          </w:p>
          <w:p w14:paraId="63672594" w14:textId="609B134B" w:rsidR="00AA615B" w:rsidRPr="00AA615B" w:rsidRDefault="00AA615B" w:rsidP="00AA615B">
            <w:pPr>
              <w:rPr>
                <w:rFonts w:ascii="微软雅黑" w:eastAsia="微软雅黑" w:hAnsi="微软雅黑"/>
                <w:lang w:eastAsia="zh-CN"/>
              </w:rPr>
            </w:pPr>
            <w:r w:rsidRPr="00AA615B">
              <w:rPr>
                <w:rFonts w:ascii="微软雅黑" w:eastAsia="微软雅黑" w:hAnsi="微软雅黑" w:hint="eastAsia"/>
                <w:lang w:eastAsia="zh-CN"/>
              </w:rPr>
              <w:t>1-通用页面/2_跳转页</w:t>
            </w:r>
          </w:p>
          <w:p w14:paraId="1B724AFC" w14:textId="3C5DC90D" w:rsidR="00AA615B" w:rsidRPr="008449FB" w:rsidRDefault="00AA615B" w:rsidP="00AA615B">
            <w:pPr>
              <w:rPr>
                <w:lang w:eastAsia="zh-CN"/>
              </w:rPr>
            </w:pPr>
            <w:r w:rsidRPr="00AA615B">
              <w:rPr>
                <w:rFonts w:ascii="微软雅黑" w:eastAsia="微软雅黑" w:hAnsi="微软雅黑" w:hint="eastAsia"/>
                <w:lang w:eastAsia="zh-CN"/>
              </w:rPr>
              <w:t>1-通用页面/2_跳转页</w:t>
            </w:r>
            <w:r>
              <w:rPr>
                <w:rFonts w:ascii="微软雅黑" w:eastAsia="微软雅黑" w:hAnsi="微软雅黑" w:hint="eastAsia"/>
                <w:lang w:eastAsia="zh-CN"/>
              </w:rPr>
              <w:t>_</w:t>
            </w:r>
            <w:r>
              <w:rPr>
                <w:rFonts w:ascii="微软雅黑" w:eastAsia="微软雅黑" w:hAnsi="微软雅黑"/>
                <w:lang w:eastAsia="zh-CN"/>
              </w:rPr>
              <w:t>2</w:t>
            </w:r>
          </w:p>
        </w:tc>
      </w:tr>
      <w:tr w:rsidR="00CF375A" w14:paraId="6EC50FBD" w14:textId="77777777" w:rsidTr="00104A1D">
        <w:tc>
          <w:tcPr>
            <w:tcW w:w="4390" w:type="dxa"/>
          </w:tcPr>
          <w:p w14:paraId="4D5E37A7" w14:textId="59ACA400" w:rsidR="00CF375A" w:rsidRDefault="00C933F4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F1C8956" wp14:editId="75B03CA5">
                  <wp:extent cx="2520000" cy="5058806"/>
                  <wp:effectExtent l="0" t="0" r="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05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7DC067AB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674A5A00" w14:textId="77777777" w:rsidR="00CF375A" w:rsidRDefault="00DA6A56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重疾页面</w:t>
            </w:r>
          </w:p>
          <w:p w14:paraId="2A6B9F06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61B2A7B5" w14:textId="7E58CB01" w:rsidR="00DA6A56" w:rsidRDefault="00DA6A56" w:rsidP="00DA6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旧产品重疾页面保持不变，新产品重疾页面仅在原页面基础上修改文字说明</w:t>
            </w:r>
            <w:r w:rsidR="00C933F4">
              <w:rPr>
                <w:rFonts w:hint="eastAsia"/>
                <w:lang w:eastAsia="zh-CN"/>
              </w:rPr>
              <w:t>（修改医院个数、增加红字特别说明）</w:t>
            </w:r>
            <w:r>
              <w:rPr>
                <w:rFonts w:hint="eastAsia"/>
                <w:lang w:eastAsia="zh-CN"/>
              </w:rPr>
              <w:t>，功能保持不变。</w:t>
            </w:r>
          </w:p>
          <w:p w14:paraId="04293E8D" w14:textId="77777777" w:rsidR="00110643" w:rsidRDefault="00110643" w:rsidP="00DA6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原重疾页面链接：</w:t>
            </w:r>
          </w:p>
          <w:p w14:paraId="35C4C845" w14:textId="29E6F6DC" w:rsidR="00104A1D" w:rsidRDefault="00D126AB" w:rsidP="00DA6A56">
            <w:pPr>
              <w:ind w:firstLineChars="200" w:firstLine="420"/>
              <w:rPr>
                <w:lang w:eastAsia="zh-CN"/>
              </w:rPr>
            </w:pPr>
            <w:hyperlink r:id="rId23" w:history="1">
              <w:r w:rsidR="00104A1D" w:rsidRPr="00C11397">
                <w:rPr>
                  <w:rStyle w:val="a7"/>
                  <w:lang w:eastAsia="zh-CN"/>
                </w:rPr>
                <w:t>https://weixin.healthlink.cn/xinhua/jkzj/service.html</w:t>
              </w:r>
            </w:hyperlink>
          </w:p>
          <w:p w14:paraId="1DA1F830" w14:textId="77777777" w:rsidR="00AA615B" w:rsidRDefault="00AA615B" w:rsidP="00DA6A56">
            <w:pPr>
              <w:ind w:firstLineChars="200" w:firstLine="420"/>
              <w:rPr>
                <w:lang w:eastAsia="zh-CN"/>
              </w:rPr>
            </w:pPr>
          </w:p>
          <w:p w14:paraId="3289E28D" w14:textId="596A3112" w:rsidR="00104A1D" w:rsidRPr="00DA6A56" w:rsidRDefault="00AA615B" w:rsidP="00AA61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文件：</w:t>
            </w:r>
            <w:r>
              <w:rPr>
                <w:rFonts w:hint="eastAsia"/>
                <w:lang w:eastAsia="zh-CN"/>
              </w:rPr>
              <w:t>4-2</w:t>
            </w:r>
            <w:r>
              <w:rPr>
                <w:rFonts w:hint="eastAsia"/>
                <w:lang w:eastAsia="zh-CN"/>
              </w:rPr>
              <w:t>、重疾页面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新</w:t>
            </w:r>
          </w:p>
        </w:tc>
      </w:tr>
      <w:tr w:rsidR="00DA6A56" w14:paraId="07958130" w14:textId="77777777" w:rsidTr="00104A1D">
        <w:tc>
          <w:tcPr>
            <w:tcW w:w="4390" w:type="dxa"/>
          </w:tcPr>
          <w:p w14:paraId="2D3871E8" w14:textId="3DDFD8A3" w:rsidR="00DA6A56" w:rsidRDefault="00C933F4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F86B730" wp14:editId="6BD04889">
                  <wp:extent cx="2186645" cy="5229225"/>
                  <wp:effectExtent l="0" t="0" r="444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634" cy="524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47349E90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663981C7" w14:textId="77777777" w:rsidR="00DA6A56" w:rsidRDefault="00DA6A56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急救页面</w:t>
            </w:r>
          </w:p>
          <w:p w14:paraId="48B3CA09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416339D9" w14:textId="13BA0A54" w:rsidR="00DA6A56" w:rsidRDefault="00DA6A56" w:rsidP="00DA6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旧产品急救页面保持不变，新产品急救页面仅在原页面基础上修改文字说明</w:t>
            </w:r>
            <w:r w:rsidR="00C933F4">
              <w:rPr>
                <w:rFonts w:hint="eastAsia"/>
                <w:lang w:eastAsia="zh-CN"/>
              </w:rPr>
              <w:t>（增加红字特别说明）</w:t>
            </w:r>
            <w:r>
              <w:rPr>
                <w:rFonts w:hint="eastAsia"/>
                <w:lang w:eastAsia="zh-CN"/>
              </w:rPr>
              <w:t>，功能保持不变。</w:t>
            </w:r>
          </w:p>
          <w:p w14:paraId="08735553" w14:textId="096DF592" w:rsidR="00104A1D" w:rsidRDefault="00110643" w:rsidP="00104A1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原急救页面链接：</w:t>
            </w:r>
            <w:hyperlink r:id="rId25" w:history="1">
              <w:r w:rsidR="00104A1D" w:rsidRPr="00C11397">
                <w:rPr>
                  <w:rStyle w:val="a7"/>
                  <w:lang w:eastAsia="zh-CN"/>
                </w:rPr>
                <w:t>http://weixin.healthlink.cn/wpt/project/excellentHealth/emergencyRescue.html</w:t>
              </w:r>
            </w:hyperlink>
          </w:p>
          <w:p w14:paraId="26581ECA" w14:textId="77777777" w:rsidR="00AA615B" w:rsidRDefault="00AA615B" w:rsidP="00104A1D">
            <w:pPr>
              <w:ind w:firstLineChars="200" w:firstLine="420"/>
              <w:rPr>
                <w:lang w:eastAsia="zh-CN"/>
              </w:rPr>
            </w:pPr>
          </w:p>
          <w:p w14:paraId="6976A499" w14:textId="34F1F570" w:rsidR="00104A1D" w:rsidRPr="00DA6A56" w:rsidRDefault="00AA615B" w:rsidP="00AA61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文件：</w:t>
            </w:r>
            <w:r>
              <w:rPr>
                <w:rFonts w:hint="eastAsia"/>
                <w:lang w:eastAsia="zh-CN"/>
              </w:rPr>
              <w:t>6-2</w:t>
            </w:r>
            <w:r>
              <w:rPr>
                <w:rFonts w:hint="eastAsia"/>
                <w:lang w:eastAsia="zh-CN"/>
              </w:rPr>
              <w:t>、呼救页面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新</w:t>
            </w:r>
          </w:p>
        </w:tc>
      </w:tr>
      <w:tr w:rsidR="00110643" w14:paraId="007A0E13" w14:textId="77777777" w:rsidTr="00104A1D">
        <w:tc>
          <w:tcPr>
            <w:tcW w:w="4390" w:type="dxa"/>
          </w:tcPr>
          <w:p w14:paraId="332EF170" w14:textId="05AED89E" w:rsidR="00110643" w:rsidRDefault="00104A1D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FB8D8CD" wp14:editId="1161FB2E">
                  <wp:extent cx="2650490" cy="4493260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449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08F58751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4E54E25A" w14:textId="77777777" w:rsidR="00110643" w:rsidRDefault="00104A1D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电话医生</w:t>
            </w:r>
          </w:p>
          <w:p w14:paraId="4780FE54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55B46829" w14:textId="77777777" w:rsidR="00104A1D" w:rsidRDefault="00104A1D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此页面不做调整，新旧产品均进入同一页面。</w:t>
            </w:r>
          </w:p>
          <w:p w14:paraId="40326818" w14:textId="77777777" w:rsidR="00380C71" w:rsidRDefault="00380C71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原页面链接：</w:t>
            </w:r>
          </w:p>
          <w:p w14:paraId="016DB0A8" w14:textId="6762FE3D" w:rsidR="00380C71" w:rsidRDefault="00D126AB" w:rsidP="009A1653">
            <w:pPr>
              <w:rPr>
                <w:lang w:eastAsia="zh-CN"/>
              </w:rPr>
            </w:pPr>
            <w:hyperlink r:id="rId27" w:history="1">
              <w:r w:rsidR="00380C71" w:rsidRPr="00C11397">
                <w:rPr>
                  <w:rStyle w:val="a7"/>
                  <w:lang w:eastAsia="zh-CN"/>
                </w:rPr>
                <w:t>http://weixin.healthlink.cn/wpt/project/excellentHealth/telDoctor.html</w:t>
              </w:r>
            </w:hyperlink>
          </w:p>
          <w:p w14:paraId="2AF12736" w14:textId="6A560794" w:rsidR="00380C71" w:rsidRPr="00104A1D" w:rsidRDefault="00380C71" w:rsidP="009A1653">
            <w:pPr>
              <w:rPr>
                <w:lang w:eastAsia="zh-CN"/>
              </w:rPr>
            </w:pPr>
          </w:p>
        </w:tc>
      </w:tr>
      <w:tr w:rsidR="00104A1D" w14:paraId="6C1EE463" w14:textId="77777777" w:rsidTr="00104A1D">
        <w:tc>
          <w:tcPr>
            <w:tcW w:w="4390" w:type="dxa"/>
          </w:tcPr>
          <w:p w14:paraId="2DAB9728" w14:textId="36CD6779" w:rsidR="00104A1D" w:rsidRDefault="00104A1D" w:rsidP="009A1653">
            <w:pPr>
              <w:rPr>
                <w:noProof/>
                <w:lang w:eastAsia="zh-CN"/>
              </w:rPr>
            </w:pPr>
            <w:r w:rsidRPr="00104A1D">
              <w:rPr>
                <w:noProof/>
                <w:lang w:eastAsia="zh-CN"/>
              </w:rPr>
              <w:lastRenderedPageBreak/>
              <w:drawing>
                <wp:inline distT="0" distB="0" distL="0" distR="0" wp14:anchorId="721A6834" wp14:editId="46DD777D">
                  <wp:extent cx="2315210" cy="3810000"/>
                  <wp:effectExtent l="0" t="0" r="8890" b="0"/>
                  <wp:docPr id="18" name="图片 18" descr="C:\Users\HEALTH~1\AppData\Local\Temp\WeChat Files\e3154da343e03d43b6180d88450a7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EALTH~1\AppData\Local\Temp\WeChat Files\e3154da343e03d43b6180d88450a7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453" cy="3813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57898FEC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4EAACC85" w14:textId="77777777" w:rsidR="00104A1D" w:rsidRDefault="00104A1D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自助挂号</w:t>
            </w:r>
          </w:p>
          <w:p w14:paraId="0974DD6A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28BB18D1" w14:textId="77777777" w:rsidR="00104A1D" w:rsidRDefault="00104A1D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此页面不做调整</w:t>
            </w:r>
            <w:r w:rsidR="00380C71">
              <w:rPr>
                <w:rFonts w:hint="eastAsia"/>
                <w:lang w:eastAsia="zh-CN"/>
              </w:rPr>
              <w:t>，新旧产品均进入统一页面。</w:t>
            </w:r>
          </w:p>
          <w:p w14:paraId="0ED6F960" w14:textId="77777777" w:rsidR="00380C71" w:rsidRDefault="00380C71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原图，原页面链接：</w:t>
            </w:r>
          </w:p>
          <w:p w14:paraId="7022C464" w14:textId="64A62A5F" w:rsidR="00380C71" w:rsidRDefault="00D126AB" w:rsidP="009A1653">
            <w:pPr>
              <w:rPr>
                <w:lang w:eastAsia="zh-CN"/>
              </w:rPr>
            </w:pPr>
            <w:hyperlink r:id="rId29" w:history="1">
              <w:r w:rsidR="00380C71" w:rsidRPr="00C11397">
                <w:rPr>
                  <w:rStyle w:val="a7"/>
                  <w:lang w:eastAsia="zh-CN"/>
                </w:rPr>
                <w:t>http://weixin.healthlink.cn/wpt/project/guahao/guahao.html</w:t>
              </w:r>
            </w:hyperlink>
          </w:p>
          <w:p w14:paraId="2AD29806" w14:textId="13EFC344" w:rsidR="00380C71" w:rsidRPr="00104A1D" w:rsidRDefault="00380C71" w:rsidP="009A1653">
            <w:pPr>
              <w:rPr>
                <w:lang w:eastAsia="zh-CN"/>
              </w:rPr>
            </w:pPr>
          </w:p>
        </w:tc>
      </w:tr>
      <w:tr w:rsidR="00D82714" w14:paraId="1B3A37B8" w14:textId="77777777" w:rsidTr="00104A1D">
        <w:tc>
          <w:tcPr>
            <w:tcW w:w="4390" w:type="dxa"/>
          </w:tcPr>
          <w:p w14:paraId="0161F3A0" w14:textId="12094A50" w:rsidR="00D82714" w:rsidRPr="00104A1D" w:rsidRDefault="00D82714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9749517" wp14:editId="438A86B2">
                  <wp:extent cx="2315210" cy="4045239"/>
                  <wp:effectExtent l="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359" cy="40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345E2239" w14:textId="77777777" w:rsidR="00D82714" w:rsidRDefault="00D82714" w:rsidP="009A1653">
            <w:pPr>
              <w:rPr>
                <w:b/>
                <w:lang w:eastAsia="zh-CN"/>
              </w:rPr>
            </w:pPr>
          </w:p>
          <w:p w14:paraId="7188F0C9" w14:textId="77777777" w:rsidR="00D82714" w:rsidRDefault="00D82714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转诊导</w:t>
            </w:r>
            <w:proofErr w:type="gramStart"/>
            <w:r>
              <w:rPr>
                <w:rFonts w:hint="eastAsia"/>
                <w:b/>
                <w:lang w:eastAsia="zh-CN"/>
              </w:rPr>
              <w:t>医</w:t>
            </w:r>
            <w:proofErr w:type="gramEnd"/>
          </w:p>
          <w:p w14:paraId="2D8A305A" w14:textId="77777777" w:rsidR="00D82714" w:rsidRDefault="00D82714" w:rsidP="009A1653">
            <w:pPr>
              <w:rPr>
                <w:b/>
                <w:lang w:eastAsia="zh-CN"/>
              </w:rPr>
            </w:pPr>
          </w:p>
          <w:p w14:paraId="4935381E" w14:textId="5A01FDA6" w:rsidR="002E6A2A" w:rsidRDefault="002E6A2A" w:rsidP="002E6A2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旧产品转诊导</w:t>
            </w:r>
            <w:proofErr w:type="gramStart"/>
            <w:r>
              <w:rPr>
                <w:rFonts w:hint="eastAsia"/>
                <w:lang w:eastAsia="zh-CN"/>
              </w:rPr>
              <w:t>医</w:t>
            </w:r>
            <w:proofErr w:type="gramEnd"/>
            <w:r>
              <w:rPr>
                <w:rFonts w:hint="eastAsia"/>
                <w:lang w:eastAsia="zh-CN"/>
              </w:rPr>
              <w:t>页面保持不变，新产品页面仅在原页面基础上修改文字说明（服务说明），功能保持不变。</w:t>
            </w:r>
          </w:p>
          <w:p w14:paraId="551E762D" w14:textId="77777777" w:rsidR="00D82714" w:rsidRDefault="002E6A2A" w:rsidP="002E6A2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原急救页面链接：</w:t>
            </w:r>
          </w:p>
          <w:p w14:paraId="604DB70D" w14:textId="305F749C" w:rsidR="002E6A2A" w:rsidRPr="002E6A2A" w:rsidRDefault="00D126AB" w:rsidP="002E6A2A">
            <w:pPr>
              <w:rPr>
                <w:lang w:eastAsia="zh-CN"/>
              </w:rPr>
            </w:pPr>
            <w:hyperlink r:id="rId31" w:history="1">
              <w:r w:rsidR="002E6A2A" w:rsidRPr="002E6A2A">
                <w:rPr>
                  <w:rStyle w:val="a7"/>
                  <w:lang w:eastAsia="zh-CN"/>
                </w:rPr>
                <w:t>https://weixin.healthlink.cn/xinhua/zhizun/guide.html</w:t>
              </w:r>
            </w:hyperlink>
          </w:p>
          <w:p w14:paraId="25CBEC6F" w14:textId="3834E54E" w:rsidR="002E6A2A" w:rsidRDefault="002E6A2A" w:rsidP="002E6A2A">
            <w:pPr>
              <w:rPr>
                <w:b/>
                <w:lang w:eastAsia="zh-CN"/>
              </w:rPr>
            </w:pPr>
          </w:p>
        </w:tc>
      </w:tr>
    </w:tbl>
    <w:p w14:paraId="57B89D97" w14:textId="4E735FE0" w:rsidR="006643FE" w:rsidRPr="00037D96" w:rsidRDefault="00D81269" w:rsidP="00D81269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431608A7" w14:textId="6999B403" w:rsidR="00753A96" w:rsidRDefault="0028335E" w:rsidP="00753A96">
      <w:pPr>
        <w:pStyle w:val="2"/>
      </w:pPr>
      <w:bookmarkStart w:id="86" w:name="_Toc42788885"/>
      <w:r>
        <w:lastRenderedPageBreak/>
        <w:t>产品</w:t>
      </w:r>
      <w:r w:rsidR="00753A96">
        <w:t>配置</w:t>
      </w:r>
      <w:bookmarkEnd w:id="86"/>
    </w:p>
    <w:tbl>
      <w:tblPr>
        <w:tblW w:w="10490" w:type="dxa"/>
        <w:tblInd w:w="-5" w:type="dxa"/>
        <w:tblLook w:val="04A0" w:firstRow="1" w:lastRow="0" w:firstColumn="1" w:lastColumn="0" w:noHBand="0" w:noVBand="1"/>
      </w:tblPr>
      <w:tblGrid>
        <w:gridCol w:w="1080"/>
        <w:gridCol w:w="1320"/>
        <w:gridCol w:w="3412"/>
        <w:gridCol w:w="1968"/>
        <w:gridCol w:w="2710"/>
      </w:tblGrid>
      <w:tr w:rsidR="00AD34F1" w:rsidRPr="00AD34F1" w14:paraId="6713EC56" w14:textId="77777777" w:rsidTr="00AD34F1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E4FC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新/旧产品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6BFE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标识码</w:t>
            </w:r>
          </w:p>
        </w:tc>
        <w:tc>
          <w:tcPr>
            <w:tcW w:w="3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D1FD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B5EE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</w:t>
            </w:r>
          </w:p>
        </w:tc>
        <w:tc>
          <w:tcPr>
            <w:tcW w:w="2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4E86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B708D2" w:rsidRPr="00AD34F1" w14:paraId="0448CF93" w14:textId="77777777" w:rsidTr="00FA14B5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E9F4C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</w:t>
            </w: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1EA59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I20AV6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8139A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健康电子商城健康</w:t>
            </w:r>
            <w:proofErr w:type="gramEnd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4DF6C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BF452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B708D2" w:rsidRPr="00AD34F1" w14:paraId="7AC42A3E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4FEF86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4DF91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18921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68D76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8C82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新页面</w:t>
            </w:r>
          </w:p>
        </w:tc>
      </w:tr>
      <w:tr w:rsidR="00B708D2" w:rsidRPr="00AD34F1" w14:paraId="60EF2C38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95969E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FFC3F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D65B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0FE4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66577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B708D2" w:rsidRPr="00AD34F1" w14:paraId="2E849F1F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803DB4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C08AC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I20AV7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55FA3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健康电子商城健康</w:t>
            </w:r>
            <w:proofErr w:type="gramEnd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至尊服务卡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2D00C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4426A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B708D2" w:rsidRPr="00AD34F1" w14:paraId="280D770F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0D92E19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A33A6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C347B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62FF8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B1C67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新页面</w:t>
            </w:r>
          </w:p>
        </w:tc>
      </w:tr>
      <w:tr w:rsidR="00B708D2" w:rsidRPr="00AD34F1" w14:paraId="11A51F67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79D338C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F4512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AC2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C86F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040DD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B708D2" w:rsidRPr="00AD34F1" w14:paraId="226FD067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B25FFA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8BE15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0F150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610F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转诊导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62B80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B708D2" w:rsidRPr="00AD34F1" w14:paraId="45B5A74A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9ABF7C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0B722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I20AV0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E914E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健康电</w:t>
            </w:r>
            <w:proofErr w:type="gramEnd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子商城重疾VIP卡</w:t>
            </w:r>
          </w:p>
        </w:tc>
        <w:tc>
          <w:tcPr>
            <w:tcW w:w="19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94424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7D4A6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新页面</w:t>
            </w:r>
          </w:p>
        </w:tc>
      </w:tr>
      <w:tr w:rsidR="00B708D2" w:rsidRPr="00AD34F1" w14:paraId="34D724A4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4DFAA8E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F0045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A4C7B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4D670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352AA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此产品直接进入重疾页面</w:t>
            </w:r>
          </w:p>
        </w:tc>
      </w:tr>
      <w:tr w:rsidR="00B708D2" w:rsidRPr="00AD34F1" w14:paraId="1AFCCAB5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A57C19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6A0BA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I20AU9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0CAA6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健康电子商城电话</w:t>
            </w:r>
            <w:proofErr w:type="gramEnd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医生卡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B1C4C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948DB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B708D2" w:rsidRPr="00AD34F1" w14:paraId="02703563" w14:textId="77777777" w:rsidTr="00FA14B5">
        <w:trPr>
          <w:trHeight w:val="270"/>
        </w:trPr>
        <w:tc>
          <w:tcPr>
            <w:tcW w:w="10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F950BA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ADAA4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2B525" w14:textId="77777777" w:rsidR="00B708D2" w:rsidRPr="00AD34F1" w:rsidRDefault="00B708D2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C381E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18B0D" w14:textId="77777777" w:rsidR="00B708D2" w:rsidRPr="00AD34F1" w:rsidRDefault="00B708D2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B708D2" w:rsidRPr="00AD34F1" w14:paraId="1ADA59D9" w14:textId="77777777" w:rsidTr="00FA14B5">
        <w:trPr>
          <w:trHeight w:val="270"/>
          <w:ins w:id="87" w:author="Microsoft 帐户" w:date="2020-07-13T16:59:00Z"/>
        </w:trPr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C49FA0" w14:textId="77777777" w:rsidR="00B708D2" w:rsidRPr="00AD34F1" w:rsidRDefault="00B708D2" w:rsidP="00AD34F1">
            <w:pPr>
              <w:spacing w:line="240" w:lineRule="auto"/>
              <w:jc w:val="center"/>
              <w:rPr>
                <w:ins w:id="88" w:author="Microsoft 帐户" w:date="2020-07-13T16:59:00Z"/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2CB396" w14:textId="1DD6355F" w:rsidR="00B708D2" w:rsidRPr="00AD34F1" w:rsidRDefault="00B708D2" w:rsidP="00AD34F1">
            <w:pPr>
              <w:spacing w:line="240" w:lineRule="auto"/>
              <w:jc w:val="center"/>
              <w:rPr>
                <w:ins w:id="89" w:author="Microsoft 帐户" w:date="2020-07-13T16:59:00Z"/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ins w:id="90" w:author="Microsoft 帐户" w:date="2020-07-13T17:00:00Z">
              <w:r w:rsidRPr="00B708D2">
                <w:rPr>
                  <w:rFonts w:ascii="宋体" w:eastAsia="宋体" w:hAnsi="宋体" w:cs="宋体"/>
                  <w:color w:val="000000"/>
                  <w:sz w:val="22"/>
                  <w:szCs w:val="22"/>
                  <w:lang w:eastAsia="zh-CN"/>
                </w:rPr>
                <w:t>I20AZ4</w:t>
              </w:r>
            </w:ins>
          </w:p>
        </w:tc>
        <w:tc>
          <w:tcPr>
            <w:tcW w:w="3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F26201" w14:textId="1C07E46B" w:rsidR="00B708D2" w:rsidRPr="00AD34F1" w:rsidRDefault="00B708D2" w:rsidP="00AD34F1">
            <w:pPr>
              <w:spacing w:line="240" w:lineRule="auto"/>
              <w:jc w:val="center"/>
              <w:rPr>
                <w:ins w:id="91" w:author="Microsoft 帐户" w:date="2020-07-13T16:59:00Z"/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ins w:id="92" w:author="Microsoft 帐户" w:date="2020-07-13T17:00:00Z">
              <w:r w:rsidRPr="00B708D2">
                <w:rPr>
                  <w:rFonts w:ascii="宋体" w:eastAsia="宋体" w:hAnsi="宋体" w:cs="宋体" w:hint="eastAsia"/>
                  <w:color w:val="000000"/>
                  <w:sz w:val="22"/>
                  <w:szCs w:val="22"/>
                  <w:lang w:eastAsia="zh-CN"/>
                </w:rPr>
                <w:t>新华健康</w:t>
              </w:r>
              <w:proofErr w:type="gramStart"/>
              <w:r w:rsidRPr="00B708D2">
                <w:rPr>
                  <w:rFonts w:ascii="宋体" w:eastAsia="宋体" w:hAnsi="宋体" w:cs="宋体" w:hint="eastAsia"/>
                  <w:color w:val="000000"/>
                  <w:sz w:val="22"/>
                  <w:szCs w:val="22"/>
                  <w:lang w:eastAsia="zh-CN"/>
                </w:rPr>
                <w:t>重疾卡</w:t>
              </w:r>
              <w:proofErr w:type="gramEnd"/>
              <w:r w:rsidRPr="00B708D2">
                <w:rPr>
                  <w:rFonts w:ascii="宋体" w:eastAsia="宋体" w:hAnsi="宋体" w:cs="宋体" w:hint="eastAsia"/>
                  <w:color w:val="000000"/>
                  <w:sz w:val="22"/>
                  <w:szCs w:val="22"/>
                  <w:lang w:eastAsia="zh-CN"/>
                </w:rPr>
                <w:t>直播采购项目</w:t>
              </w:r>
            </w:ins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A6720A" w14:textId="6F4509A7" w:rsidR="00B708D2" w:rsidRPr="00AD34F1" w:rsidRDefault="00B708D2" w:rsidP="00AD34F1">
            <w:pPr>
              <w:spacing w:line="240" w:lineRule="auto"/>
              <w:jc w:val="center"/>
              <w:rPr>
                <w:ins w:id="93" w:author="Microsoft 帐户" w:date="2020-07-13T16:59:00Z"/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ins w:id="94" w:author="Microsoft 帐户" w:date="2020-07-13T17:00:00Z">
              <w:r>
                <w:rPr>
                  <w:rFonts w:ascii="宋体" w:eastAsia="宋体" w:hAnsi="宋体" w:cs="宋体" w:hint="eastAsia"/>
                  <w:color w:val="000000"/>
                  <w:sz w:val="22"/>
                  <w:szCs w:val="22"/>
                  <w:lang w:eastAsia="zh-CN"/>
                </w:rPr>
                <w:t>重疾绿通</w:t>
              </w:r>
            </w:ins>
            <w:proofErr w:type="gramEnd"/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1D3E2" w14:textId="220AB7A4" w:rsidR="00B708D2" w:rsidRPr="00AD34F1" w:rsidRDefault="00452CA8" w:rsidP="00AD34F1">
            <w:pPr>
              <w:spacing w:line="240" w:lineRule="auto"/>
              <w:jc w:val="center"/>
              <w:rPr>
                <w:ins w:id="95" w:author="Microsoft 帐户" w:date="2020-07-13T16:59:00Z"/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ins w:id="96" w:author="Microsoft 帐户" w:date="2020-07-13T17:01:00Z">
              <w:r w:rsidRPr="00AD34F1">
                <w:rPr>
                  <w:rFonts w:ascii="宋体" w:eastAsia="宋体" w:hAnsi="宋体" w:cs="宋体" w:hint="eastAsia"/>
                  <w:color w:val="000000"/>
                  <w:sz w:val="22"/>
                  <w:szCs w:val="22"/>
                  <w:lang w:eastAsia="zh-CN"/>
                </w:rPr>
                <w:t>此产品直接进入重疾页面</w:t>
              </w:r>
            </w:ins>
          </w:p>
        </w:tc>
      </w:tr>
      <w:tr w:rsidR="00AD34F1" w:rsidRPr="00AD34F1" w14:paraId="4C8569D6" w14:textId="77777777" w:rsidTr="00AD34F1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CCB4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</w:t>
            </w: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EC14D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B19AD9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A906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新华卓越健康至尊服务卡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2625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3497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70D0DD32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A2543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4521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EBCB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96E7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FFD2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2DA77DE2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2C16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13D3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7444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3EA1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8E72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6C49AD8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516F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406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753A4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07D5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转诊导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5465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32E8046A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43B5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4495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Q18AD7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EBAA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新华卓越健康服务卡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013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A7A7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5D2666F8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E156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6C68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C4F1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3EC6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1996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03E5DF19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9298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B46C3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6601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FD2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340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38DC663A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C65A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55C0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I19BC4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8BC5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新华卓越电话医生服务卡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DD46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A773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1BA26C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A927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1BF7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A0E3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04EB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8A3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7682C0E8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DB9B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A8821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Q18AB0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5547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新华卓越重疾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绿通服务</w:t>
            </w:r>
            <w:proofErr w:type="gramEnd"/>
          </w:p>
        </w:tc>
        <w:tc>
          <w:tcPr>
            <w:tcW w:w="19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7656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8FA9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06B30C6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F71C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BBB2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6956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C93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759F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此产品直接进入重疾页面</w:t>
            </w:r>
          </w:p>
        </w:tc>
      </w:tr>
      <w:tr w:rsidR="00AD34F1" w:rsidRPr="00AD34F1" w14:paraId="520749A0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0BE8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A812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I20AQ6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9D13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D1F1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DF6F1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3525C6C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0634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E7B8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6D6B8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82C68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C6A4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38E0E9D5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6FDB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EA0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5FFD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5A6E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37F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621D41CE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7731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E8C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I20AQ7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F19F1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2020新华健康至尊服务卡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306A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1D3F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130CD0E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279F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CE0E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DBDC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6B21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C0A88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4D38B9A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640E5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48662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4145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E783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7ECE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06010A36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7240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E94D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FA8B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FE7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转诊导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7616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25DC9F2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15FE7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91A2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I20AP0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D201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2020新华电话医生卡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5B93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EAA0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0F40F731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1D317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BD6D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F07B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80E7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F9EE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F7A9455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7C76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9818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I20AP1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AD9F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2020新华健康重疾VIP卡</w:t>
            </w:r>
          </w:p>
        </w:tc>
        <w:tc>
          <w:tcPr>
            <w:tcW w:w="19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9460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05E3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3A63A82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578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E7C13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AD60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248A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8F9C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此产品直接进入重疾页面</w:t>
            </w:r>
          </w:p>
        </w:tc>
      </w:tr>
    </w:tbl>
    <w:p w14:paraId="7BFEA803" w14:textId="7A8DB145" w:rsidR="00D82714" w:rsidRPr="006862F3" w:rsidRDefault="006862F3" w:rsidP="006862F3">
      <w:pPr>
        <w:rPr>
          <w:lang w:eastAsia="zh-CN"/>
        </w:rPr>
      </w:pPr>
      <w:r>
        <w:rPr>
          <w:rFonts w:hint="eastAsia"/>
          <w:lang w:eastAsia="zh-CN"/>
        </w:rPr>
        <w:t>服务电话：</w:t>
      </w:r>
      <w:r w:rsidR="00D82714">
        <w:rPr>
          <w:rFonts w:hint="eastAsia"/>
          <w:lang w:eastAsia="zh-CN"/>
        </w:rPr>
        <w:t>010-</w:t>
      </w:r>
      <w:r w:rsidR="00D82714" w:rsidRPr="00D82714">
        <w:rPr>
          <w:lang w:eastAsia="zh-CN"/>
        </w:rPr>
        <w:t>57390666</w:t>
      </w:r>
      <w:bookmarkEnd w:id="18"/>
    </w:p>
    <w:sectPr w:rsidR="00D82714" w:rsidRPr="006862F3">
      <w:headerReference w:type="default" r:id="rId32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CAA942" w14:textId="77777777" w:rsidR="00D126AB" w:rsidRDefault="00D126AB">
      <w:pPr>
        <w:spacing w:line="240" w:lineRule="auto"/>
      </w:pPr>
      <w:r>
        <w:separator/>
      </w:r>
    </w:p>
  </w:endnote>
  <w:endnote w:type="continuationSeparator" w:id="0">
    <w:p w14:paraId="531D5BA9" w14:textId="77777777" w:rsidR="00D126AB" w:rsidRDefault="00D126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9A1653" w:rsidRPr="00B648AA" w:rsidRDefault="009A165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9A1653" w:rsidRDefault="009A165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5C16BE" w14:textId="77777777" w:rsidR="00D126AB" w:rsidRDefault="00D126AB">
      <w:pPr>
        <w:spacing w:line="240" w:lineRule="auto"/>
      </w:pPr>
      <w:r>
        <w:separator/>
      </w:r>
    </w:p>
  </w:footnote>
  <w:footnote w:type="continuationSeparator" w:id="0">
    <w:p w14:paraId="796FC7EA" w14:textId="77777777" w:rsidR="00D126AB" w:rsidRDefault="00D126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96EBDEF" w:rsidR="009A1653" w:rsidRDefault="009A1653">
    <w:pPr>
      <w:pStyle w:val="a4"/>
      <w:rPr>
        <w:lang w:eastAsia="zh-CN"/>
      </w:rPr>
    </w:pPr>
    <w:r>
      <w:rPr>
        <w:rFonts w:hint="eastAsia"/>
        <w:lang w:eastAsia="zh-CN"/>
      </w:rPr>
      <w:t>新华</w:t>
    </w:r>
    <w:proofErr w:type="gramStart"/>
    <w:r>
      <w:rPr>
        <w:rFonts w:hint="eastAsia"/>
        <w:lang w:eastAsia="zh-CN"/>
      </w:rPr>
      <w:t>健康电</w:t>
    </w:r>
    <w:proofErr w:type="gramEnd"/>
    <w:r>
      <w:rPr>
        <w:rFonts w:hint="eastAsia"/>
        <w:lang w:eastAsia="zh-CN"/>
      </w:rPr>
      <w:t>子商城服务卡</w:t>
    </w: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9E4F31">
      <w:rPr>
        <w:noProof/>
        <w:lang w:eastAsia="zh-CN"/>
      </w:rPr>
      <w:t>iii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BEE83C" w14:textId="54B6023D" w:rsidR="009A1653" w:rsidRDefault="009A1653">
    <w:pPr>
      <w:pStyle w:val="a4"/>
      <w:tabs>
        <w:tab w:val="clear" w:pos="9360"/>
        <w:tab w:val="right" w:pos="9630"/>
      </w:tabs>
      <w:rPr>
        <w:lang w:eastAsia="zh-CN"/>
      </w:rPr>
    </w:pPr>
    <w:r>
      <w:rPr>
        <w:rFonts w:hint="eastAsia"/>
        <w:lang w:eastAsia="zh-CN"/>
      </w:rPr>
      <w:t>新华</w:t>
    </w:r>
    <w:proofErr w:type="gramStart"/>
    <w:r>
      <w:rPr>
        <w:rFonts w:hint="eastAsia"/>
        <w:lang w:eastAsia="zh-CN"/>
      </w:rPr>
      <w:t>健康电</w:t>
    </w:r>
    <w:proofErr w:type="gramEnd"/>
    <w:r>
      <w:rPr>
        <w:rFonts w:hint="eastAsia"/>
        <w:lang w:eastAsia="zh-CN"/>
      </w:rPr>
      <w:t>子商城服务卡</w:t>
    </w: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 w:rsidRPr="00B977E4">
      <w:rPr>
        <w:i w:val="0"/>
        <w:lang w:eastAsia="zh-CN"/>
      </w:rPr>
      <w:tab/>
    </w:r>
    <w:r w:rsidRPr="00B977E4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9E4F31">
      <w:rPr>
        <w:noProof/>
        <w:lang w:eastAsia="zh-CN"/>
      </w:rPr>
      <w:t>5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8C5439"/>
    <w:multiLevelType w:val="hybridMultilevel"/>
    <w:tmpl w:val="833E7AFA"/>
    <w:lvl w:ilvl="0" w:tplc="4E7EB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264451"/>
    <w:multiLevelType w:val="hybridMultilevel"/>
    <w:tmpl w:val="C87A8610"/>
    <w:lvl w:ilvl="0" w:tplc="4E7EB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55D3F35"/>
    <w:multiLevelType w:val="hybridMultilevel"/>
    <w:tmpl w:val="A14C5236"/>
    <w:lvl w:ilvl="0" w:tplc="344A8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894386"/>
    <w:multiLevelType w:val="hybridMultilevel"/>
    <w:tmpl w:val="B56C8A7C"/>
    <w:lvl w:ilvl="0" w:tplc="4E7EB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836B1F"/>
    <w:multiLevelType w:val="hybridMultilevel"/>
    <w:tmpl w:val="B7D4B9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7927096"/>
    <w:multiLevelType w:val="hybridMultilevel"/>
    <w:tmpl w:val="2F36855C"/>
    <w:lvl w:ilvl="0" w:tplc="55341CC6">
      <w:start w:val="1"/>
      <w:numFmt w:val="decimal"/>
      <w:lvlText w:val="%1-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7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9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6"/>
  </w:num>
  <w:num w:numId="16">
    <w:abstractNumId w:val="7"/>
  </w:num>
  <w:num w:numId="17">
    <w:abstractNumId w:val="0"/>
  </w:num>
  <w:num w:numId="18">
    <w:abstractNumId w:val="0"/>
  </w:num>
  <w:num w:numId="19">
    <w:abstractNumId w:val="15"/>
  </w:num>
  <w:num w:numId="20">
    <w:abstractNumId w:val="8"/>
  </w:num>
  <w:num w:numId="21">
    <w:abstractNumId w:val="5"/>
  </w:num>
  <w:num w:numId="22">
    <w:abstractNumId w:val="18"/>
  </w:num>
  <w:num w:numId="23">
    <w:abstractNumId w:val="4"/>
  </w:num>
  <w:num w:numId="24">
    <w:abstractNumId w:val="6"/>
  </w:num>
  <w:numIdMacAtCleanup w:val="1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帐户">
    <w15:presenceInfo w15:providerId="Windows Live" w15:userId="263ae06c5935ea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66A17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6A0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7F4"/>
    <w:rsid w:val="000C5EF2"/>
    <w:rsid w:val="000D130B"/>
    <w:rsid w:val="000D152F"/>
    <w:rsid w:val="000D3F5E"/>
    <w:rsid w:val="000D4F85"/>
    <w:rsid w:val="000D51A8"/>
    <w:rsid w:val="000D55E5"/>
    <w:rsid w:val="000D614B"/>
    <w:rsid w:val="000D64B6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D"/>
    <w:rsid w:val="00104A1F"/>
    <w:rsid w:val="0010661E"/>
    <w:rsid w:val="00110405"/>
    <w:rsid w:val="00110536"/>
    <w:rsid w:val="00110643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22E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23C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411"/>
    <w:rsid w:val="001E2A5E"/>
    <w:rsid w:val="001E38DE"/>
    <w:rsid w:val="001E3D07"/>
    <w:rsid w:val="001F03FB"/>
    <w:rsid w:val="001F05C8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077D2"/>
    <w:rsid w:val="0021001B"/>
    <w:rsid w:val="002101EE"/>
    <w:rsid w:val="00212157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245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6B22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4F96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3AFA"/>
    <w:rsid w:val="002940EC"/>
    <w:rsid w:val="0029469F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6A2A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17DD9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7FDD"/>
    <w:rsid w:val="0037582A"/>
    <w:rsid w:val="0037625B"/>
    <w:rsid w:val="0037727F"/>
    <w:rsid w:val="00380C7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549B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1C7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6C4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47469"/>
    <w:rsid w:val="00451A12"/>
    <w:rsid w:val="00452312"/>
    <w:rsid w:val="00452569"/>
    <w:rsid w:val="004525E2"/>
    <w:rsid w:val="00452CA8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07C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DD3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E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BE9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70DC"/>
    <w:rsid w:val="005E782A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14D7D"/>
    <w:rsid w:val="006171A2"/>
    <w:rsid w:val="0062016F"/>
    <w:rsid w:val="006206F9"/>
    <w:rsid w:val="00621005"/>
    <w:rsid w:val="006210AE"/>
    <w:rsid w:val="006220B5"/>
    <w:rsid w:val="00622FFC"/>
    <w:rsid w:val="00623F12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9BE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43FE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62F3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3D44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0E28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9FB"/>
    <w:rsid w:val="00844E9C"/>
    <w:rsid w:val="0084515E"/>
    <w:rsid w:val="00845202"/>
    <w:rsid w:val="008458B0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17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0B9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45743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1E26"/>
    <w:rsid w:val="00962272"/>
    <w:rsid w:val="009625DA"/>
    <w:rsid w:val="009647AF"/>
    <w:rsid w:val="00965D03"/>
    <w:rsid w:val="0096605F"/>
    <w:rsid w:val="0096771F"/>
    <w:rsid w:val="0096780B"/>
    <w:rsid w:val="00971D81"/>
    <w:rsid w:val="00971F57"/>
    <w:rsid w:val="00971FF7"/>
    <w:rsid w:val="009720D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1E5F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1653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5F40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4F31"/>
    <w:rsid w:val="009E5A43"/>
    <w:rsid w:val="009F10F3"/>
    <w:rsid w:val="009F19D3"/>
    <w:rsid w:val="009F1A79"/>
    <w:rsid w:val="009F2AF0"/>
    <w:rsid w:val="009F364F"/>
    <w:rsid w:val="009F70C3"/>
    <w:rsid w:val="009F7A24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275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8A3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15B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4F1"/>
    <w:rsid w:val="00AD37A5"/>
    <w:rsid w:val="00AD3FA6"/>
    <w:rsid w:val="00AD3FAE"/>
    <w:rsid w:val="00AD40B1"/>
    <w:rsid w:val="00AD5421"/>
    <w:rsid w:val="00AD5707"/>
    <w:rsid w:val="00AD57BD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0FA3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08D2"/>
    <w:rsid w:val="00B717DB"/>
    <w:rsid w:val="00B71B88"/>
    <w:rsid w:val="00B72847"/>
    <w:rsid w:val="00B72AFD"/>
    <w:rsid w:val="00B72E62"/>
    <w:rsid w:val="00B72F4D"/>
    <w:rsid w:val="00B74227"/>
    <w:rsid w:val="00B76022"/>
    <w:rsid w:val="00B76ADA"/>
    <w:rsid w:val="00B76F5C"/>
    <w:rsid w:val="00B80BF1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2B64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2909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AAA"/>
    <w:rsid w:val="00C40BE3"/>
    <w:rsid w:val="00C41865"/>
    <w:rsid w:val="00C41C0B"/>
    <w:rsid w:val="00C44E69"/>
    <w:rsid w:val="00C45795"/>
    <w:rsid w:val="00C46E35"/>
    <w:rsid w:val="00C50B69"/>
    <w:rsid w:val="00C5205E"/>
    <w:rsid w:val="00C5219F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7766B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0B8"/>
    <w:rsid w:val="00C874A6"/>
    <w:rsid w:val="00C90D5D"/>
    <w:rsid w:val="00C911B8"/>
    <w:rsid w:val="00C933F4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75A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26AB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269"/>
    <w:rsid w:val="00D81396"/>
    <w:rsid w:val="00D814AB"/>
    <w:rsid w:val="00D8217C"/>
    <w:rsid w:val="00D824C4"/>
    <w:rsid w:val="00D8271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6A56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5C38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5F14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0F49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0F7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3C7"/>
    <w:rsid w:val="00F304D2"/>
    <w:rsid w:val="00F30B64"/>
    <w:rsid w:val="00F3110E"/>
    <w:rsid w:val="00F326EC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75F92"/>
    <w:rsid w:val="00F80148"/>
    <w:rsid w:val="00F80208"/>
    <w:rsid w:val="00F81962"/>
    <w:rsid w:val="00F81A9D"/>
    <w:rsid w:val="00F82276"/>
    <w:rsid w:val="00F82F0F"/>
    <w:rsid w:val="00F84982"/>
    <w:rsid w:val="00F84E97"/>
    <w:rsid w:val="00F87101"/>
    <w:rsid w:val="00F877DD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51C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weixin.healthlink.cn/wpt/project/excellentHealth/emergencyRescue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eixin.healthlink.cn/xinhua/jkzj/index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://weixin.healthlink.cn/wpt/project/guahao/guaha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5Q7W2wE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eixin.healthlink.cn/xinhua/jkzj/service.html" TargetMode="External"/><Relationship Id="rId28" Type="http://schemas.openxmlformats.org/officeDocument/2006/relationships/image" Target="media/image12.jpeg"/><Relationship Id="rId10" Type="http://schemas.openxmlformats.org/officeDocument/2006/relationships/footer" Target="footer2.xml"/><Relationship Id="rId19" Type="http://schemas.openxmlformats.org/officeDocument/2006/relationships/hyperlink" Target="https://weixin.healthlink.cn/xinhua/jkzj/member.html" TargetMode="External"/><Relationship Id="rId31" Type="http://schemas.openxmlformats.org/officeDocument/2006/relationships/hyperlink" Target="https://weixin.healthlink.cn/xinhua/zhizun/guide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://weixin.healthlink.cn/wpt/project/excellentHealth/telDoctor.html" TargetMode="External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F7CD24-610F-4A4B-8185-252F9D262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4896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12</cp:revision>
  <cp:lastPrinted>1900-12-31T16:00:00Z</cp:lastPrinted>
  <dcterms:created xsi:type="dcterms:W3CDTF">2020-06-15T06:39:00Z</dcterms:created>
  <dcterms:modified xsi:type="dcterms:W3CDTF">2020-07-13T09:47:00Z</dcterms:modified>
</cp:coreProperties>
</file>